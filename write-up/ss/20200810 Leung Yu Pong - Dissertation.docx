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BC7B8B" w14:textId="77777777" w:rsidR="0002567A" w:rsidRDefault="0002567A">
      <w:pPr>
        <w:rPr>
          <w:rFonts w:ascii="Arial" w:hAnsi="Arial" w:cs="Arial"/>
        </w:rPr>
      </w:pPr>
    </w:p>
    <w:p w14:paraId="7D7CC358" w14:textId="77777777" w:rsidR="0002567A" w:rsidRDefault="0002567A">
      <w:pPr>
        <w:rPr>
          <w:rFonts w:ascii="Arial" w:hAnsi="Arial" w:cs="Arial"/>
        </w:rPr>
      </w:pPr>
    </w:p>
    <w:p w14:paraId="73C32CC4" w14:textId="77777777" w:rsidR="0002567A" w:rsidRDefault="0002567A">
      <w:pPr>
        <w:rPr>
          <w:rFonts w:ascii="Arial" w:hAnsi="Arial" w:cs="Arial"/>
        </w:rPr>
      </w:pPr>
    </w:p>
    <w:p w14:paraId="0F0787FD" w14:textId="77777777" w:rsidR="0002567A" w:rsidRDefault="0002567A">
      <w:pPr>
        <w:rPr>
          <w:rFonts w:ascii="Arial" w:hAnsi="Arial" w:cs="Arial"/>
        </w:rPr>
      </w:pPr>
    </w:p>
    <w:p w14:paraId="152146FA" w14:textId="77777777" w:rsidR="0002567A" w:rsidRDefault="0002567A">
      <w:pPr>
        <w:rPr>
          <w:rFonts w:ascii="Arial" w:hAnsi="Arial" w:cs="Arial"/>
        </w:rPr>
      </w:pPr>
    </w:p>
    <w:p w14:paraId="4F27DB1E" w14:textId="77777777" w:rsidR="0002567A" w:rsidRDefault="0002567A">
      <w:pPr>
        <w:rPr>
          <w:rFonts w:ascii="Arial" w:hAnsi="Arial" w:cs="Arial"/>
        </w:rPr>
      </w:pPr>
    </w:p>
    <w:p w14:paraId="7E460F63" w14:textId="77777777" w:rsidR="0002567A" w:rsidRDefault="0002567A">
      <w:pPr>
        <w:rPr>
          <w:rFonts w:ascii="Arial" w:hAnsi="Arial" w:cs="Arial"/>
        </w:rPr>
      </w:pPr>
    </w:p>
    <w:p w14:paraId="21E6CC61" w14:textId="77777777" w:rsidR="0002567A" w:rsidRDefault="0002567A">
      <w:pPr>
        <w:rPr>
          <w:rFonts w:ascii="Arial" w:hAnsi="Arial" w:cs="Arial"/>
        </w:rPr>
      </w:pPr>
    </w:p>
    <w:p w14:paraId="358AD8DE" w14:textId="77777777" w:rsidR="0002567A" w:rsidRDefault="0002567A">
      <w:pPr>
        <w:rPr>
          <w:rFonts w:ascii="Arial" w:hAnsi="Arial" w:cs="Arial"/>
        </w:rPr>
      </w:pPr>
    </w:p>
    <w:p w14:paraId="08375AEC" w14:textId="77777777" w:rsidR="0002567A" w:rsidRDefault="0002567A">
      <w:pPr>
        <w:rPr>
          <w:rFonts w:ascii="Arial" w:hAnsi="Arial" w:cs="Arial"/>
        </w:rPr>
      </w:pPr>
    </w:p>
    <w:p w14:paraId="46D5788C" w14:textId="219EE529" w:rsidR="0002567A" w:rsidRPr="00131235" w:rsidRDefault="0002567A" w:rsidP="00213692">
      <w:pPr>
        <w:ind w:left="2880" w:firstLine="720"/>
        <w:rPr>
          <w:rFonts w:ascii="Arial" w:hAnsi="Arial" w:cs="Arial"/>
          <w:sz w:val="56"/>
          <w:szCs w:val="56"/>
          <w:highlight w:val="yellow"/>
        </w:rPr>
      </w:pPr>
      <w:r w:rsidRPr="00131235">
        <w:rPr>
          <w:rFonts w:ascii="Arial" w:hAnsi="Arial" w:cs="Arial"/>
          <w:sz w:val="56"/>
          <w:szCs w:val="56"/>
          <w:highlight w:val="yellow"/>
        </w:rPr>
        <w:t>COVER</w:t>
      </w:r>
    </w:p>
    <w:p w14:paraId="67CA2132" w14:textId="642025F5" w:rsidR="005C4244" w:rsidRPr="00213692" w:rsidRDefault="005C4244" w:rsidP="005C4244">
      <w:pPr>
        <w:jc w:val="center"/>
        <w:rPr>
          <w:rFonts w:ascii="Arial" w:hAnsi="Arial" w:cs="Arial"/>
          <w:sz w:val="56"/>
          <w:szCs w:val="56"/>
        </w:rPr>
      </w:pPr>
      <w:r w:rsidRPr="00131235">
        <w:rPr>
          <w:rFonts w:ascii="Arial" w:hAnsi="Arial" w:cs="Arial"/>
          <w:sz w:val="56"/>
          <w:szCs w:val="56"/>
          <w:highlight w:val="yellow"/>
        </w:rPr>
        <w:t xml:space="preserve">A review of </w:t>
      </w:r>
      <w:r w:rsidRPr="00131235">
        <w:rPr>
          <w:rFonts w:ascii="Arial" w:hAnsi="Arial" w:cs="Arial" w:hint="eastAsia"/>
          <w:sz w:val="56"/>
          <w:szCs w:val="56"/>
          <w:highlight w:val="yellow"/>
        </w:rPr>
        <w:t>Co</w:t>
      </w:r>
      <w:r w:rsidRPr="00131235">
        <w:rPr>
          <w:rFonts w:ascii="Arial" w:hAnsi="Arial" w:cs="Arial"/>
          <w:sz w:val="56"/>
          <w:szCs w:val="56"/>
          <w:highlight w:val="yellow"/>
        </w:rPr>
        <w:t>ntrol Room system in AEC Industry</w:t>
      </w:r>
    </w:p>
    <w:p w14:paraId="0DF4E404" w14:textId="39AFA021" w:rsidR="0002567A" w:rsidRDefault="0002567A">
      <w:pPr>
        <w:rPr>
          <w:rFonts w:ascii="Arial" w:hAnsi="Arial" w:cs="Arial"/>
        </w:rPr>
      </w:pPr>
      <w:r>
        <w:rPr>
          <w:rFonts w:ascii="Arial" w:hAnsi="Arial" w:cs="Arial"/>
        </w:rPr>
        <w:br w:type="page"/>
      </w:r>
    </w:p>
    <w:p w14:paraId="7B09CF7C" w14:textId="418982B9" w:rsidR="00AE3B15" w:rsidRPr="00B0586D" w:rsidRDefault="00C3555C" w:rsidP="00C3555C">
      <w:pPr>
        <w:pStyle w:val="Heading1"/>
        <w:numPr>
          <w:ilvl w:val="0"/>
          <w:numId w:val="2"/>
        </w:numPr>
        <w:rPr>
          <w:rFonts w:ascii="Arial" w:hAnsi="Arial" w:cs="Arial"/>
          <w:b/>
          <w:bCs/>
        </w:rPr>
      </w:pPr>
      <w:r w:rsidRPr="00B0586D">
        <w:rPr>
          <w:rFonts w:ascii="Arial" w:hAnsi="Arial" w:cs="Arial"/>
        </w:rPr>
        <w:lastRenderedPageBreak/>
        <w:t>Abstract</w:t>
      </w:r>
    </w:p>
    <w:p w14:paraId="1AE73F4D" w14:textId="77777777" w:rsidR="00404B83" w:rsidRPr="00C932F1" w:rsidRDefault="00404B83">
      <w:pPr>
        <w:rPr>
          <w:rFonts w:ascii="Arial" w:hAnsi="Arial" w:cs="Arial"/>
        </w:rPr>
      </w:pPr>
    </w:p>
    <w:p w14:paraId="164457B2" w14:textId="0D15D048" w:rsidR="00F4228E" w:rsidRDefault="00390811" w:rsidP="009F6C1E">
      <w:pPr>
        <w:jc w:val="both"/>
        <w:rPr>
          <w:rFonts w:ascii="Arial" w:hAnsi="Arial" w:cs="Arial"/>
        </w:rPr>
      </w:pPr>
      <w:r>
        <w:rPr>
          <w:rFonts w:ascii="Arial" w:hAnsi="Arial" w:cs="Arial"/>
        </w:rPr>
        <w:t>AEC Sector</w:t>
      </w:r>
      <w:r w:rsidR="00FD6E31">
        <w:rPr>
          <w:rFonts w:ascii="Arial" w:hAnsi="Arial" w:cs="Arial"/>
        </w:rPr>
        <w:t xml:space="preserve"> is notorious for its over-budget, project delay</w:t>
      </w:r>
      <w:r w:rsidR="008751E2">
        <w:rPr>
          <w:rFonts w:ascii="Arial" w:hAnsi="Arial" w:cs="Arial"/>
        </w:rPr>
        <w:t>,</w:t>
      </w:r>
      <w:r w:rsidR="00FD6E31">
        <w:rPr>
          <w:rFonts w:ascii="Arial" w:hAnsi="Arial" w:cs="Arial"/>
        </w:rPr>
        <w:t xml:space="preserve"> high </w:t>
      </w:r>
      <w:r w:rsidR="00546395" w:rsidRPr="00546395">
        <w:rPr>
          <w:rFonts w:ascii="Arial" w:hAnsi="Arial" w:cs="Arial"/>
        </w:rPr>
        <w:t xml:space="preserve">Injuries and fatalities </w:t>
      </w:r>
      <w:r w:rsidR="00546395">
        <w:rPr>
          <w:rFonts w:ascii="Arial" w:hAnsi="Arial" w:cs="Arial"/>
        </w:rPr>
        <w:t xml:space="preserve">rate </w:t>
      </w:r>
      <w:r w:rsidR="00546395" w:rsidRPr="00546395">
        <w:rPr>
          <w:rFonts w:ascii="Arial" w:hAnsi="Arial" w:cs="Arial"/>
        </w:rPr>
        <w:t>resulting from work place accidents</w:t>
      </w:r>
      <w:r w:rsidR="00FD6E31">
        <w:rPr>
          <w:rFonts w:ascii="Arial" w:hAnsi="Arial" w:cs="Arial"/>
        </w:rPr>
        <w:t>.</w:t>
      </w:r>
      <w:r w:rsidR="00D70A5D">
        <w:rPr>
          <w:rFonts w:ascii="Arial" w:hAnsi="Arial" w:cs="Arial"/>
        </w:rPr>
        <w:t xml:space="preserve"> </w:t>
      </w:r>
      <w:r w:rsidR="003E671D">
        <w:rPr>
          <w:rFonts w:ascii="Arial" w:hAnsi="Arial" w:cs="Arial"/>
        </w:rPr>
        <w:t xml:space="preserve">As widely acknowledged by </w:t>
      </w:r>
      <w:r w:rsidR="00C1058D">
        <w:rPr>
          <w:rFonts w:ascii="Arial" w:hAnsi="Arial" w:cs="Arial"/>
        </w:rPr>
        <w:t xml:space="preserve">many </w:t>
      </w:r>
      <w:r w:rsidR="003E671D">
        <w:rPr>
          <w:rFonts w:ascii="Arial" w:hAnsi="Arial" w:cs="Arial"/>
        </w:rPr>
        <w:t xml:space="preserve">experienced project engineers, managers and client, </w:t>
      </w:r>
      <w:r w:rsidR="00FD6E31">
        <w:rPr>
          <w:rFonts w:ascii="Arial" w:hAnsi="Arial" w:cs="Arial"/>
        </w:rPr>
        <w:t xml:space="preserve">it is </w:t>
      </w:r>
      <w:r w:rsidR="00D70A5D">
        <w:rPr>
          <w:rFonts w:ascii="Arial" w:hAnsi="Arial" w:cs="Arial"/>
        </w:rPr>
        <w:t>attributed</w:t>
      </w:r>
      <w:r w:rsidR="00FD6E31">
        <w:rPr>
          <w:rFonts w:ascii="Arial" w:hAnsi="Arial" w:cs="Arial"/>
        </w:rPr>
        <w:t xml:space="preserve"> to poor </w:t>
      </w:r>
      <w:r w:rsidR="008427B3" w:rsidRPr="00902890">
        <w:rPr>
          <w:rFonts w:ascii="Arial" w:hAnsi="Arial" w:cs="Arial"/>
        </w:rPr>
        <w:t xml:space="preserve">collaboration between </w:t>
      </w:r>
      <w:r w:rsidR="00FD6E31">
        <w:rPr>
          <w:rFonts w:ascii="Arial" w:hAnsi="Arial" w:cs="Arial"/>
        </w:rPr>
        <w:t>project</w:t>
      </w:r>
      <w:r w:rsidR="008427B3" w:rsidRPr="00902890">
        <w:rPr>
          <w:rFonts w:ascii="Arial" w:hAnsi="Arial" w:cs="Arial"/>
        </w:rPr>
        <w:t xml:space="preserve"> stakeholders,</w:t>
      </w:r>
      <w:r w:rsidR="008427B3" w:rsidRPr="008427B3">
        <w:rPr>
          <w:rFonts w:ascii="Arial" w:hAnsi="Arial" w:cs="Arial"/>
        </w:rPr>
        <w:t xml:space="preserve"> </w:t>
      </w:r>
      <w:r w:rsidR="00FD6A2A">
        <w:rPr>
          <w:rFonts w:ascii="Arial" w:hAnsi="Arial" w:cs="Arial"/>
        </w:rPr>
        <w:t xml:space="preserve">time waste caused by </w:t>
      </w:r>
      <w:r w:rsidR="00FD6E31">
        <w:rPr>
          <w:rFonts w:ascii="Arial" w:hAnsi="Arial" w:cs="Arial"/>
        </w:rPr>
        <w:t xml:space="preserve">poor </w:t>
      </w:r>
      <w:r w:rsidR="008427B3" w:rsidRPr="00902890">
        <w:rPr>
          <w:rFonts w:ascii="Arial" w:hAnsi="Arial" w:cs="Arial"/>
        </w:rPr>
        <w:t>manag</w:t>
      </w:r>
      <w:r w:rsidR="00FD6E31">
        <w:rPr>
          <w:rFonts w:ascii="Arial" w:hAnsi="Arial" w:cs="Arial"/>
        </w:rPr>
        <w:t>ement</w:t>
      </w:r>
      <w:r w:rsidR="008427B3" w:rsidRPr="00902890">
        <w:rPr>
          <w:rFonts w:ascii="Arial" w:hAnsi="Arial" w:cs="Arial"/>
        </w:rPr>
        <w:t xml:space="preserve"> </w:t>
      </w:r>
      <w:r w:rsidR="00FD6E31">
        <w:rPr>
          <w:rFonts w:ascii="Arial" w:hAnsi="Arial" w:cs="Arial"/>
        </w:rPr>
        <w:t>on data</w:t>
      </w:r>
      <w:r w:rsidR="008427B3" w:rsidRPr="00902890">
        <w:rPr>
          <w:rFonts w:ascii="Arial" w:hAnsi="Arial" w:cs="Arial"/>
        </w:rPr>
        <w:t xml:space="preserve"> and </w:t>
      </w:r>
      <w:r w:rsidR="00C1058D">
        <w:rPr>
          <w:rFonts w:ascii="Arial" w:hAnsi="Arial" w:cs="Arial"/>
        </w:rPr>
        <w:t>lack of</w:t>
      </w:r>
      <w:r w:rsidR="00F4228E">
        <w:rPr>
          <w:rFonts w:ascii="Arial" w:hAnsi="Arial" w:cs="Arial"/>
        </w:rPr>
        <w:t xml:space="preserve"> </w:t>
      </w:r>
      <w:r w:rsidR="008427B3" w:rsidRPr="00902890">
        <w:rPr>
          <w:rFonts w:ascii="Arial" w:hAnsi="Arial" w:cs="Arial"/>
        </w:rPr>
        <w:t>insight t</w:t>
      </w:r>
      <w:r w:rsidR="00C1058D">
        <w:rPr>
          <w:rFonts w:ascii="Arial" w:hAnsi="Arial" w:cs="Arial"/>
        </w:rPr>
        <w:t>o</w:t>
      </w:r>
      <w:r w:rsidR="008427B3" w:rsidRPr="008427B3">
        <w:rPr>
          <w:rFonts w:ascii="Arial" w:hAnsi="Arial" w:cs="Arial"/>
        </w:rPr>
        <w:t xml:space="preserve"> set-up </w:t>
      </w:r>
      <w:r w:rsidR="00C1058D">
        <w:rPr>
          <w:rFonts w:ascii="Arial" w:hAnsi="Arial" w:cs="Arial"/>
        </w:rPr>
        <w:t xml:space="preserve">safety </w:t>
      </w:r>
      <w:r w:rsidR="008427B3" w:rsidRPr="008427B3">
        <w:rPr>
          <w:rFonts w:ascii="Arial" w:hAnsi="Arial" w:cs="Arial"/>
        </w:rPr>
        <w:t xml:space="preserve">strategies and policy </w:t>
      </w:r>
      <w:r w:rsidR="00F4228E">
        <w:rPr>
          <w:rFonts w:ascii="Arial" w:hAnsi="Arial" w:cs="Arial"/>
        </w:rPr>
        <w:t>.</w:t>
      </w:r>
      <w:r w:rsidR="009F6C1E">
        <w:rPr>
          <w:rFonts w:ascii="Arial" w:hAnsi="Arial" w:cs="Arial"/>
        </w:rPr>
        <w:t xml:space="preserve"> </w:t>
      </w:r>
      <w:r w:rsidR="009F6C1E" w:rsidRPr="009F6C1E">
        <w:rPr>
          <w:rFonts w:ascii="Arial" w:hAnsi="Arial" w:cs="Arial"/>
        </w:rPr>
        <w:t>The poor performance of the</w:t>
      </w:r>
      <w:r w:rsidR="00C1058D">
        <w:rPr>
          <w:rFonts w:ascii="Arial" w:hAnsi="Arial" w:cs="Arial"/>
        </w:rPr>
        <w:t>se</w:t>
      </w:r>
      <w:r w:rsidR="009F6C1E" w:rsidRPr="009F6C1E">
        <w:rPr>
          <w:rFonts w:ascii="Arial" w:hAnsi="Arial" w:cs="Arial"/>
        </w:rPr>
        <w:t xml:space="preserve"> parameters will </w:t>
      </w:r>
      <w:r w:rsidR="00C1058D">
        <w:rPr>
          <w:rFonts w:ascii="Arial" w:hAnsi="Arial" w:cs="Arial"/>
        </w:rPr>
        <w:t>inevitably</w:t>
      </w:r>
      <w:r w:rsidR="009F6C1E" w:rsidRPr="009F6C1E">
        <w:rPr>
          <w:rFonts w:ascii="Arial" w:hAnsi="Arial" w:cs="Arial"/>
        </w:rPr>
        <w:t xml:space="preserve"> </w:t>
      </w:r>
      <w:r w:rsidR="00C1058D">
        <w:rPr>
          <w:rFonts w:ascii="Arial" w:hAnsi="Arial" w:cs="Arial"/>
        </w:rPr>
        <w:t>affect</w:t>
      </w:r>
      <w:r w:rsidR="009F6C1E" w:rsidRPr="009F6C1E">
        <w:rPr>
          <w:rFonts w:ascii="Arial" w:hAnsi="Arial" w:cs="Arial"/>
        </w:rPr>
        <w:t xml:space="preserve"> the entire project, thus leading</w:t>
      </w:r>
      <w:r w:rsidR="009F6C1E">
        <w:rPr>
          <w:rFonts w:ascii="Arial" w:hAnsi="Arial" w:cs="Arial"/>
        </w:rPr>
        <w:t xml:space="preserve"> </w:t>
      </w:r>
      <w:r w:rsidR="009F6C1E" w:rsidRPr="009F6C1E">
        <w:rPr>
          <w:rFonts w:ascii="Arial" w:hAnsi="Arial" w:cs="Arial"/>
        </w:rPr>
        <w:t xml:space="preserve">to </w:t>
      </w:r>
      <w:r w:rsidR="00C1058D">
        <w:rPr>
          <w:rFonts w:ascii="Arial" w:hAnsi="Arial" w:cs="Arial"/>
        </w:rPr>
        <w:t>poor project delivery.</w:t>
      </w:r>
    </w:p>
    <w:p w14:paraId="7CA8479D" w14:textId="18E4149A" w:rsidR="00C1058D" w:rsidRDefault="00C1058D" w:rsidP="00FD6E31">
      <w:pPr>
        <w:jc w:val="both"/>
        <w:rPr>
          <w:rFonts w:ascii="Arial" w:hAnsi="Arial" w:cs="Arial"/>
        </w:rPr>
      </w:pPr>
      <w:r>
        <w:rPr>
          <w:rFonts w:ascii="Arial" w:hAnsi="Arial" w:cs="Arial"/>
        </w:rPr>
        <w:t xml:space="preserve">With the sector </w:t>
      </w:r>
      <w:r w:rsidRPr="00390811">
        <w:rPr>
          <w:rFonts w:ascii="Arial" w:hAnsi="Arial" w:cs="Arial"/>
        </w:rPr>
        <w:t xml:space="preserve">is embracing the digital age, the processes involved in the design, construction and operation should be enhanced by technologies dealing with value-added monitoring of data and optimisation of </w:t>
      </w:r>
      <w:r w:rsidR="000D51E6">
        <w:rPr>
          <w:rFonts w:ascii="Arial" w:hAnsi="Arial" w:cs="Arial"/>
        </w:rPr>
        <w:t>a centralised</w:t>
      </w:r>
      <w:r w:rsidRPr="00390811">
        <w:rPr>
          <w:rFonts w:ascii="Arial" w:hAnsi="Arial" w:cs="Arial"/>
        </w:rPr>
        <w:t xml:space="preserve"> system</w:t>
      </w:r>
      <w:r w:rsidRPr="00C1058D">
        <w:rPr>
          <w:rFonts w:ascii="Arial" w:hAnsi="Arial" w:cs="Arial"/>
        </w:rPr>
        <w:t xml:space="preserve"> </w:t>
      </w:r>
      <w:r>
        <w:rPr>
          <w:rFonts w:ascii="Arial" w:hAnsi="Arial" w:cs="Arial"/>
        </w:rPr>
        <w:t>to solve these problems.</w:t>
      </w:r>
    </w:p>
    <w:p w14:paraId="26F1A415" w14:textId="60EC02F5" w:rsidR="00C1058D" w:rsidRDefault="00152BBE" w:rsidP="00C1058D">
      <w:pPr>
        <w:jc w:val="both"/>
        <w:rPr>
          <w:rFonts w:ascii="Arial" w:hAnsi="Arial" w:cs="Arial"/>
        </w:rPr>
      </w:pPr>
      <w:r>
        <w:rPr>
          <w:rFonts w:ascii="Arial" w:hAnsi="Arial" w:cs="Arial"/>
        </w:rPr>
        <w:t xml:space="preserve">In this study, </w:t>
      </w:r>
      <w:r w:rsidR="00A114B4">
        <w:rPr>
          <w:rFonts w:ascii="Arial" w:hAnsi="Arial" w:cs="Arial"/>
        </w:rPr>
        <w:t>l</w:t>
      </w:r>
      <w:r w:rsidR="00C1058D">
        <w:rPr>
          <w:rFonts w:ascii="Arial" w:hAnsi="Arial" w:cs="Arial"/>
        </w:rPr>
        <w:t xml:space="preserve">iterature review and research on </w:t>
      </w:r>
      <w:r w:rsidR="00F33071">
        <w:rPr>
          <w:rFonts w:ascii="Arial" w:hAnsi="Arial" w:cs="Arial"/>
        </w:rPr>
        <w:t xml:space="preserve">the </w:t>
      </w:r>
      <w:r w:rsidR="004E107C">
        <w:rPr>
          <w:rFonts w:ascii="Arial" w:hAnsi="Arial" w:cs="Arial"/>
        </w:rPr>
        <w:t>available solutions on the market</w:t>
      </w:r>
      <w:r>
        <w:rPr>
          <w:rFonts w:ascii="Arial" w:hAnsi="Arial" w:cs="Arial"/>
        </w:rPr>
        <w:t xml:space="preserve"> is conducted</w:t>
      </w:r>
      <w:r w:rsidR="00C1058D">
        <w:rPr>
          <w:rFonts w:ascii="Arial" w:hAnsi="Arial" w:cs="Arial"/>
        </w:rPr>
        <w:t xml:space="preserve">, </w:t>
      </w:r>
      <w:r>
        <w:rPr>
          <w:rFonts w:ascii="Arial" w:hAnsi="Arial" w:cs="Arial"/>
        </w:rPr>
        <w:t xml:space="preserve">it shows that </w:t>
      </w:r>
      <w:r w:rsidR="00C1058D">
        <w:rPr>
          <w:rFonts w:ascii="Arial" w:hAnsi="Arial" w:cs="Arial"/>
        </w:rPr>
        <w:t xml:space="preserve">theoretical frameworks for the control room has been discussed </w:t>
      </w:r>
      <w:r w:rsidR="004E107C">
        <w:rPr>
          <w:rFonts w:ascii="Arial" w:hAnsi="Arial" w:cs="Arial"/>
        </w:rPr>
        <w:t xml:space="preserve">by many literature </w:t>
      </w:r>
      <w:r w:rsidR="00C1058D">
        <w:rPr>
          <w:rFonts w:ascii="Arial" w:hAnsi="Arial" w:cs="Arial"/>
        </w:rPr>
        <w:t xml:space="preserve">but there is less research </w:t>
      </w:r>
      <w:r w:rsidR="004E107C">
        <w:rPr>
          <w:rFonts w:ascii="Arial" w:hAnsi="Arial" w:cs="Arial"/>
        </w:rPr>
        <w:t xml:space="preserve">focusing </w:t>
      </w:r>
      <w:r w:rsidR="00C1058D">
        <w:rPr>
          <w:rFonts w:ascii="Arial" w:hAnsi="Arial" w:cs="Arial"/>
        </w:rPr>
        <w:t>on practical demonstration</w:t>
      </w:r>
      <w:r w:rsidR="009C096B">
        <w:rPr>
          <w:rFonts w:ascii="Arial" w:hAnsi="Arial" w:cs="Arial"/>
        </w:rPr>
        <w:t xml:space="preserve"> of a control room solution</w:t>
      </w:r>
      <w:r w:rsidR="00C1058D">
        <w:rPr>
          <w:rFonts w:ascii="Arial" w:hAnsi="Arial" w:cs="Arial"/>
        </w:rPr>
        <w:t xml:space="preserve">. </w:t>
      </w:r>
      <w:r w:rsidR="00C1058D" w:rsidRPr="003F6B32">
        <w:rPr>
          <w:rFonts w:ascii="Arial" w:hAnsi="Arial" w:cs="Arial"/>
        </w:rPr>
        <w:t xml:space="preserve">A demonstration prototype </w:t>
      </w:r>
      <w:r w:rsidR="00C1058D">
        <w:rPr>
          <w:rFonts w:ascii="Arial" w:hAnsi="Arial" w:cs="Arial"/>
        </w:rPr>
        <w:t xml:space="preserve">should be </w:t>
      </w:r>
      <w:r w:rsidR="00C1058D" w:rsidRPr="003F6B32">
        <w:rPr>
          <w:rFonts w:ascii="Arial" w:hAnsi="Arial" w:cs="Arial"/>
        </w:rPr>
        <w:t xml:space="preserve">developed to </w:t>
      </w:r>
      <w:r w:rsidR="00C1058D">
        <w:rPr>
          <w:rFonts w:ascii="Arial" w:hAnsi="Arial" w:cs="Arial"/>
        </w:rPr>
        <w:t xml:space="preserve">show </w:t>
      </w:r>
      <w:r w:rsidR="0066280E">
        <w:rPr>
          <w:rFonts w:ascii="Arial" w:hAnsi="Arial" w:cs="Arial"/>
        </w:rPr>
        <w:t xml:space="preserve">how the control room </w:t>
      </w:r>
      <w:r w:rsidR="009C096B">
        <w:rPr>
          <w:rFonts w:ascii="Arial" w:hAnsi="Arial" w:cs="Arial"/>
        </w:rPr>
        <w:t xml:space="preserve">built </w:t>
      </w:r>
      <w:r w:rsidR="0066280E">
        <w:rPr>
          <w:rFonts w:ascii="Arial" w:hAnsi="Arial" w:cs="Arial"/>
        </w:rPr>
        <w:t>based on that theoretical framework and what is its</w:t>
      </w:r>
      <w:r w:rsidR="00C1058D">
        <w:rPr>
          <w:rFonts w:ascii="Arial" w:hAnsi="Arial" w:cs="Arial"/>
        </w:rPr>
        <w:t xml:space="preserve"> requirement, functionality, and limitation.</w:t>
      </w:r>
    </w:p>
    <w:p w14:paraId="16E3C8BA" w14:textId="7F36A13E" w:rsidR="009F0431" w:rsidRDefault="009F0431" w:rsidP="009F0431">
      <w:pPr>
        <w:jc w:val="both"/>
        <w:rPr>
          <w:rFonts w:ascii="Arial" w:hAnsi="Arial" w:cs="Arial"/>
        </w:rPr>
      </w:pPr>
      <w:r w:rsidRPr="009F0431">
        <w:rPr>
          <w:rFonts w:ascii="Arial" w:hAnsi="Arial" w:cs="Arial"/>
        </w:rPr>
        <w:t>Four core techniques</w:t>
      </w:r>
      <w:r>
        <w:rPr>
          <w:rFonts w:ascii="Arial" w:hAnsi="Arial" w:cs="Arial"/>
        </w:rPr>
        <w:t xml:space="preserve"> </w:t>
      </w:r>
      <w:r w:rsidR="00536800">
        <w:rPr>
          <w:rFonts w:ascii="Arial" w:hAnsi="Arial" w:cs="Arial"/>
        </w:rPr>
        <w:t xml:space="preserve">have been </w:t>
      </w:r>
      <w:r w:rsidRPr="009F0431">
        <w:rPr>
          <w:rFonts w:ascii="Arial" w:hAnsi="Arial" w:cs="Arial"/>
        </w:rPr>
        <w:t xml:space="preserve">embodied in the </w:t>
      </w:r>
      <w:r w:rsidR="00536800">
        <w:rPr>
          <w:rFonts w:ascii="Arial" w:hAnsi="Arial" w:cs="Arial"/>
        </w:rPr>
        <w:t xml:space="preserve">application </w:t>
      </w:r>
      <w:r w:rsidRPr="009F0431">
        <w:rPr>
          <w:rFonts w:ascii="Arial" w:hAnsi="Arial" w:cs="Arial"/>
        </w:rPr>
        <w:t xml:space="preserve">framework </w:t>
      </w:r>
      <w:r w:rsidR="00F55004">
        <w:rPr>
          <w:rFonts w:ascii="Arial" w:hAnsi="Arial" w:cs="Arial"/>
        </w:rPr>
        <w:t>of the control room:</w:t>
      </w:r>
      <w:r w:rsidRPr="009F0431">
        <w:rPr>
          <w:rFonts w:ascii="Arial" w:hAnsi="Arial" w:cs="Arial"/>
        </w:rPr>
        <w:t xml:space="preserve"> (1) </w:t>
      </w:r>
      <w:r w:rsidR="00536800">
        <w:rPr>
          <w:rFonts w:ascii="Arial" w:hAnsi="Arial" w:cs="Arial"/>
        </w:rPr>
        <w:t>Collaboration Platform</w:t>
      </w:r>
      <w:r w:rsidRPr="009F0431">
        <w:rPr>
          <w:rFonts w:ascii="Arial" w:hAnsi="Arial" w:cs="Arial"/>
        </w:rPr>
        <w:t xml:space="preserve">, (2) </w:t>
      </w:r>
      <w:r w:rsidR="00536800">
        <w:rPr>
          <w:rFonts w:ascii="Arial" w:hAnsi="Arial" w:cs="Arial" w:hint="eastAsia"/>
        </w:rPr>
        <w:t>VR</w:t>
      </w:r>
      <w:r w:rsidRPr="009F0431">
        <w:rPr>
          <w:rFonts w:ascii="Arial" w:hAnsi="Arial" w:cs="Arial"/>
        </w:rPr>
        <w:t xml:space="preserve">, (3) </w:t>
      </w:r>
      <w:r w:rsidR="00536800">
        <w:rPr>
          <w:rFonts w:ascii="Arial" w:hAnsi="Arial" w:cs="Arial" w:hint="eastAsia"/>
        </w:rPr>
        <w:t>D</w:t>
      </w:r>
      <w:r w:rsidR="00536800">
        <w:rPr>
          <w:rFonts w:ascii="Arial" w:hAnsi="Arial" w:cs="Arial"/>
        </w:rPr>
        <w:t xml:space="preserve">ashboard </w:t>
      </w:r>
      <w:r w:rsidRPr="009F0431">
        <w:rPr>
          <w:rFonts w:ascii="Arial" w:hAnsi="Arial" w:cs="Arial"/>
        </w:rPr>
        <w:t xml:space="preserve">and (4) </w:t>
      </w:r>
      <w:r w:rsidR="00536800">
        <w:rPr>
          <w:rFonts w:ascii="Arial" w:hAnsi="Arial" w:cs="Arial"/>
        </w:rPr>
        <w:t>Real-time Web Viewer Application</w:t>
      </w:r>
      <w:r w:rsidRPr="009F0431">
        <w:rPr>
          <w:rFonts w:ascii="Arial" w:hAnsi="Arial" w:cs="Arial"/>
        </w:rPr>
        <w:t xml:space="preserve">. </w:t>
      </w:r>
      <w:r w:rsidR="0036007A">
        <w:rPr>
          <w:rFonts w:ascii="Arial" w:hAnsi="Arial" w:cs="Arial"/>
        </w:rPr>
        <w:t xml:space="preserve">This </w:t>
      </w:r>
      <w:r w:rsidR="0036007A" w:rsidRPr="005810D3">
        <w:rPr>
          <w:rFonts w:ascii="Arial" w:hAnsi="Arial" w:cs="Arial"/>
        </w:rPr>
        <w:t xml:space="preserve">exploratory study </w:t>
      </w:r>
      <w:r w:rsidR="0036007A">
        <w:rPr>
          <w:rFonts w:ascii="Arial" w:hAnsi="Arial" w:cs="Arial"/>
        </w:rPr>
        <w:t xml:space="preserve">aims to </w:t>
      </w:r>
      <w:r w:rsidR="0036007A" w:rsidRPr="009F0431">
        <w:rPr>
          <w:rFonts w:ascii="Arial" w:hAnsi="Arial" w:cs="Arial"/>
        </w:rPr>
        <w:t xml:space="preserve">elaborate how to apply </w:t>
      </w:r>
      <w:r w:rsidR="0036007A">
        <w:rPr>
          <w:rFonts w:ascii="Arial" w:hAnsi="Arial" w:cs="Arial"/>
        </w:rPr>
        <w:t>th</w:t>
      </w:r>
      <w:r w:rsidR="00152BBE">
        <w:rPr>
          <w:rFonts w:ascii="Arial" w:hAnsi="Arial" w:cs="Arial"/>
        </w:rPr>
        <w:t>ese</w:t>
      </w:r>
      <w:r w:rsidR="0036007A" w:rsidRPr="009F0431">
        <w:rPr>
          <w:rFonts w:ascii="Arial" w:hAnsi="Arial" w:cs="Arial"/>
        </w:rPr>
        <w:t xml:space="preserve"> </w:t>
      </w:r>
      <w:r w:rsidR="001D495E">
        <w:rPr>
          <w:rFonts w:ascii="Arial" w:hAnsi="Arial" w:cs="Arial"/>
        </w:rPr>
        <w:t>techniques</w:t>
      </w:r>
      <w:r w:rsidR="0036007A">
        <w:rPr>
          <w:rFonts w:ascii="Arial" w:hAnsi="Arial" w:cs="Arial"/>
        </w:rPr>
        <w:t xml:space="preserve"> </w:t>
      </w:r>
      <w:r w:rsidR="003C7FF0">
        <w:rPr>
          <w:rFonts w:ascii="Arial" w:hAnsi="Arial" w:cs="Arial"/>
        </w:rPr>
        <w:t xml:space="preserve">to verify the state of the art of </w:t>
      </w:r>
      <w:r w:rsidR="003C7FF0" w:rsidRPr="005810D3">
        <w:rPr>
          <w:rFonts w:ascii="Arial" w:hAnsi="Arial" w:cs="Arial"/>
        </w:rPr>
        <w:t>Control Room system</w:t>
      </w:r>
      <w:r w:rsidR="003C7FF0">
        <w:rPr>
          <w:rFonts w:ascii="Arial" w:hAnsi="Arial" w:cs="Arial"/>
        </w:rPr>
        <w:t xml:space="preserve"> </w:t>
      </w:r>
      <w:r w:rsidR="0036007A">
        <w:rPr>
          <w:rFonts w:ascii="Arial" w:hAnsi="Arial" w:cs="Arial"/>
        </w:rPr>
        <w:t xml:space="preserve">by making use of the currently available solution on the market and </w:t>
      </w:r>
      <w:r w:rsidR="003E1463">
        <w:rPr>
          <w:rFonts w:ascii="Arial" w:hAnsi="Arial" w:cs="Arial"/>
        </w:rPr>
        <w:t xml:space="preserve">reviewing these </w:t>
      </w:r>
      <w:r w:rsidR="00CE7CB7">
        <w:rPr>
          <w:rFonts w:ascii="Arial" w:hAnsi="Arial" w:cs="Arial"/>
        </w:rPr>
        <w:t xml:space="preserve">available </w:t>
      </w:r>
      <w:r w:rsidR="003E1463">
        <w:rPr>
          <w:rFonts w:ascii="Arial" w:hAnsi="Arial" w:cs="Arial"/>
        </w:rPr>
        <w:t>solution</w:t>
      </w:r>
      <w:r w:rsidR="001D495E">
        <w:rPr>
          <w:rFonts w:ascii="Arial" w:hAnsi="Arial" w:cs="Arial"/>
        </w:rPr>
        <w:t>s</w:t>
      </w:r>
      <w:r w:rsidR="0036007A" w:rsidRPr="005810D3">
        <w:rPr>
          <w:rFonts w:ascii="Arial" w:hAnsi="Arial" w:cs="Arial"/>
        </w:rPr>
        <w:t>.</w:t>
      </w:r>
      <w:r w:rsidR="0036007A">
        <w:rPr>
          <w:rFonts w:ascii="Arial" w:hAnsi="Arial" w:cs="Arial"/>
        </w:rPr>
        <w:t xml:space="preserve"> The</w:t>
      </w:r>
      <w:r w:rsidR="0036007A" w:rsidRPr="009F0431">
        <w:rPr>
          <w:rFonts w:ascii="Arial" w:hAnsi="Arial" w:cs="Arial"/>
        </w:rPr>
        <w:t xml:space="preserve"> detailed implementation process and </w:t>
      </w:r>
      <w:r w:rsidR="0036007A">
        <w:rPr>
          <w:rFonts w:ascii="Arial" w:hAnsi="Arial" w:cs="Arial"/>
        </w:rPr>
        <w:t>case studies have been presented</w:t>
      </w:r>
      <w:r w:rsidR="0036007A" w:rsidRPr="009F0431">
        <w:rPr>
          <w:rFonts w:ascii="Arial" w:hAnsi="Arial" w:cs="Arial"/>
        </w:rPr>
        <w:t>.</w:t>
      </w:r>
      <w:r w:rsidR="0036007A">
        <w:rPr>
          <w:rFonts w:ascii="Arial" w:hAnsi="Arial" w:cs="Arial"/>
        </w:rPr>
        <w:t xml:space="preserve"> </w:t>
      </w:r>
    </w:p>
    <w:p w14:paraId="4A11F19C" w14:textId="300BDD35" w:rsidR="00152BBE" w:rsidRPr="00C932F1" w:rsidRDefault="00880856" w:rsidP="00152BBE">
      <w:pPr>
        <w:jc w:val="both"/>
        <w:rPr>
          <w:rFonts w:ascii="Arial" w:hAnsi="Arial" w:cs="Arial"/>
        </w:rPr>
      </w:pPr>
      <w:r w:rsidRPr="00B0586D">
        <w:rPr>
          <w:rFonts w:ascii="Arial" w:hAnsi="Arial" w:cs="Arial"/>
          <w:highlight w:val="yellow"/>
        </w:rPr>
        <w:t xml:space="preserve">The result </w:t>
      </w:r>
      <w:r w:rsidR="00F4228E" w:rsidRPr="00B0586D">
        <w:rPr>
          <w:rFonts w:ascii="Arial" w:hAnsi="Arial" w:cs="Arial"/>
          <w:highlight w:val="yellow"/>
        </w:rPr>
        <w:t>shows th</w:t>
      </w:r>
      <w:r w:rsidR="00C63CFA" w:rsidRPr="00B0586D">
        <w:rPr>
          <w:rFonts w:ascii="Arial" w:hAnsi="Arial" w:cs="Arial"/>
          <w:highlight w:val="yellow"/>
        </w:rPr>
        <w:t xml:space="preserve">at </w:t>
      </w:r>
      <w:r w:rsidR="00483DBD" w:rsidRPr="00B0586D">
        <w:rPr>
          <w:rFonts w:ascii="Arial" w:hAnsi="Arial" w:cs="Arial"/>
          <w:highlight w:val="yellow"/>
        </w:rPr>
        <w:t>existing solution</w:t>
      </w:r>
      <w:r w:rsidR="00F4228E" w:rsidRPr="00B0586D">
        <w:rPr>
          <w:rFonts w:ascii="Arial" w:hAnsi="Arial" w:cs="Arial"/>
          <w:highlight w:val="yellow"/>
        </w:rPr>
        <w:t xml:space="preserve"> </w:t>
      </w:r>
      <w:r w:rsidR="00C7707F" w:rsidRPr="00B0586D">
        <w:rPr>
          <w:rFonts w:ascii="Arial" w:hAnsi="Arial" w:cs="Arial"/>
          <w:highlight w:val="yellow"/>
        </w:rPr>
        <w:t xml:space="preserve">like </w:t>
      </w:r>
      <w:r w:rsidR="00F4228E" w:rsidRPr="00B0586D">
        <w:rPr>
          <w:rFonts w:ascii="Arial" w:hAnsi="Arial" w:cs="Arial"/>
          <w:highlight w:val="yellow"/>
        </w:rPr>
        <w:t>BIM 360</w:t>
      </w:r>
      <w:r w:rsidR="00D70A5D" w:rsidRPr="00B0586D">
        <w:rPr>
          <w:rFonts w:ascii="Arial" w:hAnsi="Arial" w:cs="Arial"/>
          <w:highlight w:val="yellow"/>
        </w:rPr>
        <w:t xml:space="preserve"> collaboration</w:t>
      </w:r>
      <w:r w:rsidR="00F4228E" w:rsidRPr="00B0586D">
        <w:rPr>
          <w:rFonts w:ascii="Arial" w:hAnsi="Arial" w:cs="Arial"/>
          <w:highlight w:val="yellow"/>
        </w:rPr>
        <w:t xml:space="preserve"> platform can</w:t>
      </w:r>
      <w:r w:rsidRPr="00B0586D">
        <w:rPr>
          <w:rFonts w:ascii="Arial" w:hAnsi="Arial" w:cs="Arial"/>
          <w:highlight w:val="yellow"/>
        </w:rPr>
        <w:t xml:space="preserve"> provide a</w:t>
      </w:r>
      <w:r w:rsidR="003E25C4">
        <w:rPr>
          <w:rFonts w:ascii="Arial" w:hAnsi="Arial" w:cs="Arial"/>
          <w:highlight w:val="yellow"/>
        </w:rPr>
        <w:t>n</w:t>
      </w:r>
      <w:r w:rsidR="00F4228E" w:rsidRPr="00B0586D">
        <w:rPr>
          <w:rFonts w:ascii="Arial" w:hAnsi="Arial" w:cs="Arial"/>
          <w:highlight w:val="yellow"/>
        </w:rPr>
        <w:t xml:space="preserve"> </w:t>
      </w:r>
      <w:r w:rsidRPr="00B0586D">
        <w:rPr>
          <w:rFonts w:ascii="Arial" w:hAnsi="Arial" w:cs="Arial"/>
          <w:highlight w:val="yellow"/>
        </w:rPr>
        <w:t>effective</w:t>
      </w:r>
      <w:r w:rsidR="00F4228E" w:rsidRPr="00B0586D">
        <w:rPr>
          <w:rFonts w:ascii="Arial" w:hAnsi="Arial" w:cs="Arial"/>
          <w:highlight w:val="yellow"/>
        </w:rPr>
        <w:t xml:space="preserve"> collaborati</w:t>
      </w:r>
      <w:r w:rsidRPr="00B0586D">
        <w:rPr>
          <w:rFonts w:ascii="Arial" w:hAnsi="Arial" w:cs="Arial"/>
          <w:highlight w:val="yellow"/>
        </w:rPr>
        <w:t xml:space="preserve">on of modifying the model data with different project </w:t>
      </w:r>
      <w:r w:rsidR="003E25C4">
        <w:rPr>
          <w:rFonts w:ascii="Arial" w:hAnsi="Arial" w:cs="Arial"/>
          <w:highlight w:val="yellow"/>
        </w:rPr>
        <w:t xml:space="preserve">team </w:t>
      </w:r>
      <w:r w:rsidRPr="00B0586D">
        <w:rPr>
          <w:rFonts w:ascii="Arial" w:hAnsi="Arial" w:cs="Arial"/>
          <w:highlight w:val="yellow"/>
        </w:rPr>
        <w:t>members</w:t>
      </w:r>
      <w:r w:rsidR="00F4228E" w:rsidRPr="00B0586D">
        <w:rPr>
          <w:rFonts w:ascii="Arial" w:hAnsi="Arial" w:cs="Arial"/>
          <w:highlight w:val="yellow"/>
        </w:rPr>
        <w:t xml:space="preserve">. The VR viewer </w:t>
      </w:r>
      <w:r w:rsidRPr="00B0586D">
        <w:rPr>
          <w:rFonts w:ascii="Arial" w:hAnsi="Arial" w:cs="Arial"/>
          <w:highlight w:val="yellow"/>
        </w:rPr>
        <w:t xml:space="preserve">is good for site safety training and </w:t>
      </w:r>
      <w:r w:rsidR="003E25C4">
        <w:rPr>
          <w:rFonts w:ascii="Arial" w:hAnsi="Arial" w:cs="Arial"/>
          <w:highlight w:val="yellow"/>
        </w:rPr>
        <w:t>carry out design review</w:t>
      </w:r>
      <w:r w:rsidR="00F4228E" w:rsidRPr="00B0586D">
        <w:rPr>
          <w:rFonts w:ascii="Arial" w:hAnsi="Arial" w:cs="Arial"/>
          <w:highlight w:val="yellow"/>
        </w:rPr>
        <w:t xml:space="preserve"> </w:t>
      </w:r>
      <w:r w:rsidR="003E25C4">
        <w:rPr>
          <w:rFonts w:ascii="Arial" w:hAnsi="Arial" w:cs="Arial"/>
          <w:highlight w:val="yellow"/>
        </w:rPr>
        <w:t>meeting</w:t>
      </w:r>
      <w:r w:rsidR="00F4228E" w:rsidRPr="00B0586D">
        <w:rPr>
          <w:rFonts w:ascii="Arial" w:hAnsi="Arial" w:cs="Arial"/>
          <w:highlight w:val="yellow"/>
        </w:rPr>
        <w:t xml:space="preserve"> remotely. </w:t>
      </w:r>
      <w:r w:rsidR="00733D35">
        <w:rPr>
          <w:rFonts w:ascii="Arial" w:hAnsi="Arial" w:cs="Arial"/>
          <w:highlight w:val="yellow"/>
        </w:rPr>
        <w:t>T</w:t>
      </w:r>
      <w:r w:rsidR="00F4228E" w:rsidRPr="00B0586D">
        <w:rPr>
          <w:rFonts w:ascii="Arial" w:hAnsi="Arial" w:cs="Arial"/>
          <w:highlight w:val="yellow"/>
        </w:rPr>
        <w:t xml:space="preserve">he power BI dashboard can provide insight from the safety </w:t>
      </w:r>
      <w:r w:rsidRPr="00B0586D">
        <w:rPr>
          <w:rFonts w:ascii="Arial" w:hAnsi="Arial" w:cs="Arial"/>
          <w:highlight w:val="yellow"/>
        </w:rPr>
        <w:t xml:space="preserve">and progress related </w:t>
      </w:r>
      <w:r w:rsidR="00F4228E" w:rsidRPr="00B0586D">
        <w:rPr>
          <w:rFonts w:ascii="Arial" w:hAnsi="Arial" w:cs="Arial"/>
          <w:highlight w:val="yellow"/>
        </w:rPr>
        <w:t>data.</w:t>
      </w:r>
      <w:r w:rsidRPr="00B0586D">
        <w:rPr>
          <w:rFonts w:ascii="Arial" w:hAnsi="Arial" w:cs="Arial"/>
          <w:highlight w:val="yellow"/>
        </w:rPr>
        <w:t xml:space="preserve"> And the web viewer application can capture the sensory data of a working environment at real time</w:t>
      </w:r>
      <w:r w:rsidR="00F07AEE">
        <w:rPr>
          <w:rFonts w:ascii="Arial" w:hAnsi="Arial" w:cs="Arial"/>
          <w:highlight w:val="yellow"/>
        </w:rPr>
        <w:t xml:space="preserve"> for the mangers to understand whether the environment good for the workers to work</w:t>
      </w:r>
      <w:r w:rsidR="00532EDA" w:rsidRPr="00B0586D">
        <w:rPr>
          <w:rFonts w:ascii="Arial" w:hAnsi="Arial" w:cs="Arial"/>
          <w:highlight w:val="yellow"/>
        </w:rPr>
        <w:t>.</w:t>
      </w:r>
    </w:p>
    <w:p w14:paraId="45EA7F74" w14:textId="292CC416" w:rsidR="00E40B5A" w:rsidRDefault="003F6B32" w:rsidP="00E40B5A">
      <w:pPr>
        <w:jc w:val="both"/>
        <w:rPr>
          <w:rFonts w:ascii="Arial" w:hAnsi="Arial" w:cs="Arial"/>
        </w:rPr>
      </w:pPr>
      <w:r w:rsidRPr="003F6B32">
        <w:rPr>
          <w:rFonts w:ascii="Arial" w:hAnsi="Arial" w:cs="Arial"/>
        </w:rPr>
        <w:t xml:space="preserve">This paper could </w:t>
      </w:r>
      <w:r w:rsidR="00C63CFA">
        <w:rPr>
          <w:rFonts w:ascii="Arial" w:hAnsi="Arial" w:cs="Arial"/>
        </w:rPr>
        <w:t>act as a starting point</w:t>
      </w:r>
      <w:r w:rsidRPr="003F6B32">
        <w:rPr>
          <w:rFonts w:ascii="Arial" w:hAnsi="Arial" w:cs="Arial"/>
        </w:rPr>
        <w:t xml:space="preserve"> </w:t>
      </w:r>
      <w:r>
        <w:rPr>
          <w:rFonts w:ascii="Arial" w:hAnsi="Arial" w:cs="Arial"/>
        </w:rPr>
        <w:t>to pave the way of a control room</w:t>
      </w:r>
      <w:r w:rsidR="00F33071">
        <w:rPr>
          <w:rFonts w:ascii="Arial" w:hAnsi="Arial" w:cs="Arial"/>
        </w:rPr>
        <w:t xml:space="preserve"> which implemented in the future</w:t>
      </w:r>
      <w:r>
        <w:rPr>
          <w:rFonts w:ascii="Arial" w:hAnsi="Arial" w:cs="Arial"/>
        </w:rPr>
        <w:t>.</w:t>
      </w:r>
      <w:r w:rsidR="00C63CFA">
        <w:rPr>
          <w:rFonts w:ascii="Arial" w:hAnsi="Arial" w:cs="Arial"/>
        </w:rPr>
        <w:t xml:space="preserve"> </w:t>
      </w:r>
      <w:r w:rsidR="00E40B5A" w:rsidRPr="00C932F1">
        <w:rPr>
          <w:rFonts w:ascii="Arial" w:hAnsi="Arial" w:cs="Arial"/>
        </w:rPr>
        <w:t>The potential development of the control room can be much further investigated.</w:t>
      </w:r>
      <w:r>
        <w:rPr>
          <w:rFonts w:ascii="Arial" w:hAnsi="Arial" w:cs="Arial"/>
        </w:rPr>
        <w:t xml:space="preserve"> </w:t>
      </w:r>
    </w:p>
    <w:p w14:paraId="5FA99B33" w14:textId="77777777" w:rsidR="007F60F0" w:rsidRDefault="007F60F0">
      <w:pPr>
        <w:rPr>
          <w:rFonts w:ascii="Arial" w:hAnsi="Arial" w:cs="Arial"/>
          <w:highlight w:val="yellow"/>
          <w:lang w:eastAsia="zh-HK"/>
        </w:rPr>
      </w:pPr>
      <w:r>
        <w:rPr>
          <w:rFonts w:ascii="Arial" w:hAnsi="Arial" w:cs="Arial"/>
          <w:highlight w:val="yellow"/>
          <w:lang w:eastAsia="zh-HK"/>
        </w:rPr>
        <w:br w:type="page"/>
      </w:r>
    </w:p>
    <w:p w14:paraId="2A456DE6" w14:textId="44CFF47A" w:rsidR="005C0404" w:rsidRPr="005C0404" w:rsidRDefault="005C0404" w:rsidP="00B0586D">
      <w:pPr>
        <w:jc w:val="both"/>
        <w:rPr>
          <w:rFonts w:ascii="Arial" w:hAnsi="Arial" w:cs="Arial"/>
          <w:highlight w:val="yellow"/>
        </w:rPr>
      </w:pPr>
      <w:r w:rsidRPr="005C0404">
        <w:rPr>
          <w:rFonts w:ascii="Arial" w:hAnsi="Arial" w:cs="Arial"/>
          <w:highlight w:val="yellow"/>
        </w:rPr>
        <w:lastRenderedPageBreak/>
        <w:t>Declaration</w:t>
      </w:r>
    </w:p>
    <w:p w14:paraId="3564F5A3" w14:textId="4D4FCC01" w:rsidR="00381778" w:rsidRPr="005C0404" w:rsidRDefault="008B734A">
      <w:pPr>
        <w:rPr>
          <w:rFonts w:ascii="Arial" w:hAnsi="Arial" w:cs="Arial"/>
          <w:highlight w:val="yellow"/>
        </w:rPr>
      </w:pPr>
      <w:r w:rsidRPr="005C0404">
        <w:rPr>
          <w:rFonts w:ascii="Arial" w:hAnsi="Arial" w:cs="Arial"/>
          <w:highlight w:val="yellow"/>
        </w:rPr>
        <w:t>Table of Content</w:t>
      </w:r>
    </w:p>
    <w:p w14:paraId="2176EB3D" w14:textId="0952269F" w:rsidR="005C0404" w:rsidRDefault="008B734A">
      <w:pPr>
        <w:rPr>
          <w:rFonts w:ascii="Arial" w:hAnsi="Arial" w:cs="Arial"/>
          <w:highlight w:val="yellow"/>
        </w:rPr>
      </w:pPr>
      <w:r w:rsidRPr="005C0404">
        <w:rPr>
          <w:rFonts w:ascii="Arial" w:hAnsi="Arial" w:cs="Arial"/>
          <w:highlight w:val="yellow"/>
        </w:rPr>
        <w:t>List of Figure</w:t>
      </w:r>
    </w:p>
    <w:p w14:paraId="2FA05696" w14:textId="584F3671" w:rsidR="00381778" w:rsidRDefault="00381778">
      <w:pPr>
        <w:rPr>
          <w:rFonts w:ascii="Arial" w:hAnsi="Arial" w:cs="Arial"/>
          <w:highlight w:val="yellow"/>
        </w:rPr>
      </w:pPr>
      <w:r>
        <w:rPr>
          <w:rFonts w:ascii="Arial" w:hAnsi="Arial" w:cs="Arial"/>
          <w:highlight w:val="yellow"/>
        </w:rPr>
        <w:t>List of Table</w:t>
      </w:r>
    </w:p>
    <w:p w14:paraId="71E88036" w14:textId="475E47D1" w:rsidR="005D7EDE" w:rsidRPr="005C0404" w:rsidRDefault="005D7EDE">
      <w:pPr>
        <w:rPr>
          <w:rFonts w:ascii="Arial" w:hAnsi="Arial" w:cs="Arial"/>
          <w:highlight w:val="yellow"/>
        </w:rPr>
      </w:pPr>
      <w:r>
        <w:rPr>
          <w:rFonts w:ascii="Arial" w:hAnsi="Arial" w:cs="Arial"/>
          <w:highlight w:val="yellow"/>
        </w:rPr>
        <w:t>Abbreviation</w:t>
      </w:r>
    </w:p>
    <w:p w14:paraId="3BBFD038" w14:textId="7BDA382B" w:rsidR="00D27AB8" w:rsidRPr="00C932F1" w:rsidRDefault="005C0404">
      <w:pPr>
        <w:rPr>
          <w:rFonts w:ascii="Arial" w:hAnsi="Arial" w:cs="Arial"/>
        </w:rPr>
      </w:pPr>
      <w:r w:rsidRPr="000854BF">
        <w:rPr>
          <w:rFonts w:ascii="Arial" w:hAnsi="Arial" w:cs="Arial"/>
          <w:highlight w:val="yellow"/>
        </w:rPr>
        <w:t>Acknowledgement</w:t>
      </w:r>
      <w:r w:rsidR="000854BF" w:rsidRPr="000854BF">
        <w:rPr>
          <w:rFonts w:ascii="Arial" w:hAnsi="Arial" w:cs="Arial"/>
          <w:highlight w:val="yellow"/>
        </w:rPr>
        <w:t xml:space="preserve"> (to different </w:t>
      </w:r>
      <w:r w:rsidR="00707468">
        <w:rPr>
          <w:rFonts w:ascii="Arial" w:hAnsi="Arial" w:cs="Arial"/>
          <w:highlight w:val="yellow"/>
        </w:rPr>
        <w:t xml:space="preserve">software/ </w:t>
      </w:r>
      <w:r w:rsidR="000854BF" w:rsidRPr="000854BF">
        <w:rPr>
          <w:rFonts w:ascii="Arial" w:hAnsi="Arial" w:cs="Arial"/>
          <w:highlight w:val="yellow"/>
        </w:rPr>
        <w:t>service provider)</w:t>
      </w:r>
      <w:r w:rsidR="00D27AB8" w:rsidRPr="00C932F1">
        <w:rPr>
          <w:rFonts w:ascii="Arial" w:hAnsi="Arial" w:cs="Arial"/>
        </w:rPr>
        <w:br w:type="page"/>
      </w:r>
    </w:p>
    <w:p w14:paraId="0CF250B4" w14:textId="0258625B" w:rsidR="00547025" w:rsidRPr="00B0586D" w:rsidRDefault="00F7144A" w:rsidP="00C3555C">
      <w:pPr>
        <w:pStyle w:val="Heading1"/>
        <w:numPr>
          <w:ilvl w:val="0"/>
          <w:numId w:val="2"/>
        </w:numPr>
        <w:rPr>
          <w:rFonts w:ascii="Arial" w:hAnsi="Arial" w:cs="Arial"/>
        </w:rPr>
      </w:pPr>
      <w:r w:rsidRPr="00B0586D">
        <w:rPr>
          <w:rFonts w:ascii="Arial" w:hAnsi="Arial" w:cs="Arial"/>
        </w:rPr>
        <w:lastRenderedPageBreak/>
        <w:t>Introduction</w:t>
      </w:r>
    </w:p>
    <w:p w14:paraId="2D9468CF" w14:textId="7DA9B85D" w:rsidR="00F7144A" w:rsidRPr="00461DFD" w:rsidRDefault="00BB75A4" w:rsidP="00575AEE">
      <w:pPr>
        <w:pStyle w:val="Heading1"/>
        <w:numPr>
          <w:ilvl w:val="1"/>
          <w:numId w:val="2"/>
        </w:numPr>
        <w:ind w:left="432"/>
        <w:rPr>
          <w:rFonts w:ascii="Arial" w:hAnsi="Arial" w:cs="Arial"/>
          <w:sz w:val="22"/>
          <w:szCs w:val="22"/>
        </w:rPr>
      </w:pPr>
      <w:r w:rsidRPr="00461DFD">
        <w:rPr>
          <w:rFonts w:ascii="Arial" w:hAnsi="Arial" w:cs="Arial" w:hint="eastAsia"/>
          <w:sz w:val="22"/>
          <w:szCs w:val="22"/>
        </w:rPr>
        <w:t>Ov</w:t>
      </w:r>
      <w:r w:rsidRPr="00461DFD">
        <w:rPr>
          <w:rFonts w:ascii="Arial" w:hAnsi="Arial" w:cs="Arial"/>
          <w:sz w:val="22"/>
          <w:szCs w:val="22"/>
        </w:rPr>
        <w:t>erview</w:t>
      </w:r>
    </w:p>
    <w:p w14:paraId="57C898FF" w14:textId="36921037" w:rsidR="00AE7A2A" w:rsidRDefault="00270A6E" w:rsidP="000D66D4">
      <w:pPr>
        <w:jc w:val="both"/>
        <w:rPr>
          <w:rFonts w:ascii="Arial" w:hAnsi="Arial" w:cs="Arial"/>
        </w:rPr>
      </w:pPr>
      <w:r w:rsidRPr="00270A6E">
        <w:rPr>
          <w:rFonts w:ascii="Arial" w:hAnsi="Arial" w:cs="Arial"/>
        </w:rPr>
        <w:t xml:space="preserve">Architecture, Engineering and Construction </w:t>
      </w:r>
      <w:r>
        <w:rPr>
          <w:rFonts w:ascii="Arial" w:hAnsi="Arial" w:cs="Arial"/>
        </w:rPr>
        <w:t xml:space="preserve">(AEC) </w:t>
      </w:r>
      <w:r w:rsidRPr="00270A6E">
        <w:rPr>
          <w:rFonts w:ascii="Arial" w:hAnsi="Arial" w:cs="Arial"/>
        </w:rPr>
        <w:t>sector</w:t>
      </w:r>
      <w:r>
        <w:rPr>
          <w:rFonts w:ascii="Arial" w:hAnsi="Arial" w:cs="Arial"/>
        </w:rPr>
        <w:t xml:space="preserve"> </w:t>
      </w:r>
      <w:r w:rsidR="005B148C">
        <w:rPr>
          <w:rFonts w:ascii="Arial" w:hAnsi="Arial" w:cs="Arial"/>
        </w:rPr>
        <w:t>is</w:t>
      </w:r>
      <w:r w:rsidR="0088146B">
        <w:rPr>
          <w:rFonts w:ascii="Arial" w:hAnsi="Arial" w:cs="Arial"/>
        </w:rPr>
        <w:t xml:space="preserve"> </w:t>
      </w:r>
      <w:r w:rsidR="004530C6" w:rsidRPr="0024655E">
        <w:rPr>
          <w:rFonts w:ascii="Arial" w:hAnsi="Arial" w:cs="Arial"/>
        </w:rPr>
        <w:t xml:space="preserve">one of the largest sectors in the </w:t>
      </w:r>
      <w:r w:rsidR="0088146B">
        <w:rPr>
          <w:rFonts w:ascii="Arial" w:hAnsi="Arial" w:cs="Arial"/>
        </w:rPr>
        <w:t>global</w:t>
      </w:r>
      <w:r w:rsidR="004530C6" w:rsidRPr="0024655E">
        <w:rPr>
          <w:rFonts w:ascii="Arial" w:hAnsi="Arial" w:cs="Arial"/>
        </w:rPr>
        <w:t xml:space="preserve"> economy.</w:t>
      </w:r>
      <w:r w:rsidR="0024655E" w:rsidRPr="0024655E">
        <w:rPr>
          <w:rFonts w:ascii="Arial" w:hAnsi="Arial" w:cs="Arial"/>
        </w:rPr>
        <w:t xml:space="preserve"> T</w:t>
      </w:r>
      <w:r w:rsidR="00476C48" w:rsidRPr="0024655E">
        <w:rPr>
          <w:rFonts w:ascii="Arial" w:hAnsi="Arial" w:cs="Arial"/>
        </w:rPr>
        <w:t xml:space="preserve">here is about $10 trillion </w:t>
      </w:r>
      <w:r w:rsidR="00701619" w:rsidRPr="0024655E">
        <w:rPr>
          <w:rFonts w:ascii="Arial" w:hAnsi="Arial" w:cs="Arial"/>
        </w:rPr>
        <w:t>spent on</w:t>
      </w:r>
      <w:r w:rsidR="00476C48" w:rsidRPr="0024655E">
        <w:rPr>
          <w:rFonts w:ascii="Arial" w:hAnsi="Arial" w:cs="Arial"/>
        </w:rPr>
        <w:t xml:space="preserve"> construction-related </w:t>
      </w:r>
      <w:r w:rsidR="00152884">
        <w:rPr>
          <w:rFonts w:ascii="Arial" w:hAnsi="Arial" w:cs="Arial"/>
        </w:rPr>
        <w:t xml:space="preserve">activities </w:t>
      </w:r>
      <w:r w:rsidR="005B148C">
        <w:rPr>
          <w:rFonts w:ascii="Arial" w:hAnsi="Arial" w:cs="Arial"/>
        </w:rPr>
        <w:t>over the world annually</w:t>
      </w:r>
      <w:r w:rsidR="00476C48" w:rsidRPr="0024655E">
        <w:rPr>
          <w:rFonts w:ascii="Arial" w:hAnsi="Arial" w:cs="Arial"/>
        </w:rPr>
        <w:t xml:space="preserve">, </w:t>
      </w:r>
      <w:r w:rsidR="00701619" w:rsidRPr="0024655E">
        <w:rPr>
          <w:rFonts w:ascii="Arial" w:hAnsi="Arial" w:cs="Arial"/>
        </w:rPr>
        <w:t xml:space="preserve">which is </w:t>
      </w:r>
      <w:r w:rsidR="00476C48" w:rsidRPr="0024655E">
        <w:rPr>
          <w:rFonts w:ascii="Arial" w:hAnsi="Arial" w:cs="Arial"/>
        </w:rPr>
        <w:t>equivalent to 13 percent of GDP</w:t>
      </w:r>
      <w:r w:rsidR="00DA3E7F">
        <w:rPr>
          <w:rFonts w:ascii="Arial" w:hAnsi="Arial" w:cs="Arial" w:hint="eastAsia"/>
        </w:rPr>
        <w:t>.</w:t>
      </w:r>
      <w:r w:rsidR="007E027B" w:rsidRPr="0024655E">
        <w:rPr>
          <w:rFonts w:ascii="Arial" w:hAnsi="Arial" w:cs="Arial"/>
        </w:rPr>
        <w:t xml:space="preserve"> </w:t>
      </w:r>
      <w:r w:rsidR="00DA3E7F">
        <w:rPr>
          <w:rFonts w:ascii="Arial" w:hAnsi="Arial" w:cs="Arial" w:hint="eastAsia"/>
        </w:rPr>
        <w:t>T</w:t>
      </w:r>
      <w:r w:rsidR="005B148C">
        <w:rPr>
          <w:rFonts w:ascii="Arial" w:hAnsi="Arial" w:cs="Arial"/>
        </w:rPr>
        <w:t>here is</w:t>
      </w:r>
      <w:r w:rsidR="007E027B" w:rsidRPr="0024655E">
        <w:rPr>
          <w:rFonts w:ascii="Arial" w:hAnsi="Arial" w:cs="Arial"/>
        </w:rPr>
        <w:t xml:space="preserve"> </w:t>
      </w:r>
      <w:r w:rsidR="00DA3E7F">
        <w:rPr>
          <w:rFonts w:ascii="Arial" w:hAnsi="Arial" w:cs="Arial"/>
        </w:rPr>
        <w:t xml:space="preserve">also </w:t>
      </w:r>
      <w:r w:rsidR="00476C48" w:rsidRPr="0024655E">
        <w:rPr>
          <w:rFonts w:ascii="Arial" w:hAnsi="Arial" w:cs="Arial"/>
        </w:rPr>
        <w:t xml:space="preserve">7 percent of working population </w:t>
      </w:r>
      <w:r w:rsidR="005B148C">
        <w:rPr>
          <w:rFonts w:ascii="Arial" w:hAnsi="Arial" w:cs="Arial"/>
        </w:rPr>
        <w:t>around</w:t>
      </w:r>
      <w:r w:rsidR="00A6489B">
        <w:rPr>
          <w:rFonts w:ascii="Arial" w:hAnsi="Arial" w:cs="Arial"/>
        </w:rPr>
        <w:t xml:space="preserve"> the world </w:t>
      </w:r>
      <w:r w:rsidR="007E027B" w:rsidRPr="0024655E">
        <w:rPr>
          <w:rFonts w:ascii="Arial" w:hAnsi="Arial" w:cs="Arial"/>
        </w:rPr>
        <w:t>working for th</w:t>
      </w:r>
      <w:r w:rsidR="005B148C">
        <w:rPr>
          <w:rFonts w:ascii="Arial" w:hAnsi="Arial" w:cs="Arial"/>
        </w:rPr>
        <w:t>is</w:t>
      </w:r>
      <w:r w:rsidR="007E027B" w:rsidRPr="0024655E">
        <w:rPr>
          <w:rFonts w:ascii="Arial" w:hAnsi="Arial" w:cs="Arial"/>
        </w:rPr>
        <w:t xml:space="preserve"> industry</w:t>
      </w:r>
      <w:r w:rsidR="0024655E" w:rsidRPr="0024655E">
        <w:rPr>
          <w:rFonts w:ascii="Arial" w:hAnsi="Arial" w:cs="Arial"/>
        </w:rPr>
        <w:t xml:space="preserve"> </w:t>
      </w:r>
      <w:r w:rsidR="0024655E" w:rsidRPr="0024655E">
        <w:rPr>
          <w:rFonts w:ascii="Arial" w:hAnsi="Arial" w:cs="Arial"/>
        </w:rPr>
        <w:fldChar w:fldCharType="begin" w:fldLock="1"/>
      </w:r>
      <w:r w:rsidR="0024655E" w:rsidRPr="0024655E">
        <w:rPr>
          <w:rFonts w:ascii="Arial" w:hAnsi="Arial" w:cs="Arial"/>
        </w:rPr>
        <w:instrText>ADDIN CSL_CITATION {"citationItems":[{"id":"ITEM-1","itemData":{"abstract":"The construction sector is one of the largest in the world economy, with about $10 trillion spent on construction-related goods and services every year. However, the industry’s productivity has trailed that of other sectors for decades, and there is a $1.6 trillion opportunity to close the gap. ? Globally, construction sector labor-productivity growth averaged 1 percent a year over the past two decades, compared with 2.8 percent for the total world economy and 3.6 percent for manufacturing. In a sample of countries analyzed, less than 25 percent of construction firms matched the productivity growth achieved in the overall economies where they work over the past decade. Absent change, global need for infrastructure and housing will be hard to meet. If construction productivity were to catch up with the total economy, the industry’s value added could rise by $1.6 trillion a year. That would meet about half of the world’s annual infrastructure needs or boost global GDP by 2 percent. One- third of the opportunity is in the United States, where, since 1945, productivity in manufacturing, retail, and agriculture has grown by as much as 1,500 percent, but productivity in construction has barely increased at all. ? The new MGI Construction Productivity Survey confirms many reasons for this poor performance. The industry is extensively regulated, very dependent on public-sector demand, and highly cyclical. Informality and sometimes corruption distort the market. Construction is highly fragmented. Contracts have mismatches in risk allocations and rewards, and often inexperienced owners and buyers find it hard to navigate an opaque marketplace. The result is poor project management and execution, insufficient skills, inadequate design processes, and underinvestment in skills development, R&amp;D, and innovation. ? The productivity performance of global construction is not uniform. There are large regional differences, and major variations within the industry. The sector splits broadly in two: large-scale players engaged in heavy construction such as civil and industrial work and large-scale housing, and a large number of firms engaged in fragmented specialized trades such as mechanical, electrical, and plumbing work that act as subcontractors or work on smaller projects like refurbishing single-family housing. The first group tends to have 20 to 40 percent higher productivity than the second. However, even in the more productive heavy construction sector there are end…","author":[{"dropping-particle":"","family":"McKinsey &amp; Company","given":"","non-dropping-particle":"","parse-names":false,"suffix":""}],"container-title":"McKinsey &amp; Company","id":"ITEM-1","issued":{"date-parts":[["2017"]]},"title":"Reinventing Construction: A Route To Higher Productivity","type":"article-journal"},"uris":["http://www.mendeley.com/documents/?uuid=84158703-3c0a-419a-95bf-7c28b9404c78"]}],"mendeley":{"formattedCitation":"(McKinsey &amp; Company, 2017)","plainTextFormattedCitation":"(McKinsey &amp; Company, 2017)","previouslyFormattedCitation":"(McKinsey &amp; Company, 2017)"},"properties":{"noteIndex":0},"schema":"https://github.com/citation-style-language/schema/raw/master/csl-citation.json"}</w:instrText>
      </w:r>
      <w:r w:rsidR="0024655E" w:rsidRPr="0024655E">
        <w:rPr>
          <w:rFonts w:ascii="Arial" w:hAnsi="Arial" w:cs="Arial"/>
        </w:rPr>
        <w:fldChar w:fldCharType="separate"/>
      </w:r>
      <w:r w:rsidR="0024655E" w:rsidRPr="0024655E">
        <w:rPr>
          <w:rFonts w:ascii="Arial" w:hAnsi="Arial" w:cs="Arial"/>
          <w:noProof/>
        </w:rPr>
        <w:t>(McKinsey &amp; Company, 2017)</w:t>
      </w:r>
      <w:r w:rsidR="0024655E" w:rsidRPr="0024655E">
        <w:rPr>
          <w:rFonts w:ascii="Arial" w:hAnsi="Arial" w:cs="Arial"/>
        </w:rPr>
        <w:fldChar w:fldCharType="end"/>
      </w:r>
      <w:r w:rsidR="00693B03">
        <w:rPr>
          <w:rFonts w:ascii="Arial" w:hAnsi="Arial" w:cs="Arial"/>
        </w:rPr>
        <w:t>.</w:t>
      </w:r>
      <w:r w:rsidR="00BB75A4">
        <w:rPr>
          <w:rFonts w:ascii="Arial" w:hAnsi="Arial" w:cs="Arial"/>
        </w:rPr>
        <w:t xml:space="preserve"> </w:t>
      </w:r>
      <w:r w:rsidR="004A2B0A" w:rsidRPr="00C932F1">
        <w:rPr>
          <w:rFonts w:ascii="Arial" w:hAnsi="Arial" w:cs="Arial"/>
        </w:rPr>
        <w:t xml:space="preserve">However, </w:t>
      </w:r>
      <w:r w:rsidR="005B148C">
        <w:rPr>
          <w:rFonts w:ascii="Arial" w:hAnsi="Arial" w:cs="Arial"/>
        </w:rPr>
        <w:t>t</w:t>
      </w:r>
      <w:r w:rsidR="0024655E">
        <w:rPr>
          <w:rFonts w:ascii="Arial" w:hAnsi="Arial" w:cs="Arial"/>
        </w:rPr>
        <w:t xml:space="preserve">he productivity of </w:t>
      </w:r>
      <w:r w:rsidR="00390811">
        <w:rPr>
          <w:rFonts w:ascii="Arial" w:hAnsi="Arial" w:cs="Arial"/>
        </w:rPr>
        <w:t>AEC Sector</w:t>
      </w:r>
      <w:r w:rsidR="00AE7A2A" w:rsidRPr="00AE7A2A">
        <w:rPr>
          <w:rFonts w:ascii="Arial" w:hAnsi="Arial" w:cs="Arial"/>
        </w:rPr>
        <w:t xml:space="preserve"> is </w:t>
      </w:r>
      <w:r w:rsidR="0024655E" w:rsidRPr="00AE7A2A">
        <w:rPr>
          <w:rFonts w:ascii="Arial" w:hAnsi="Arial" w:cs="Arial"/>
        </w:rPr>
        <w:t>lagging</w:t>
      </w:r>
      <w:r w:rsidR="0024655E">
        <w:rPr>
          <w:rFonts w:ascii="Arial" w:hAnsi="Arial" w:cs="Arial"/>
        </w:rPr>
        <w:t xml:space="preserve"> the </w:t>
      </w:r>
      <w:r w:rsidR="00AE7A2A" w:rsidRPr="00AE7A2A">
        <w:rPr>
          <w:rFonts w:ascii="Arial" w:hAnsi="Arial" w:cs="Arial"/>
        </w:rPr>
        <w:t>global</w:t>
      </w:r>
      <w:r w:rsidR="00785120">
        <w:rPr>
          <w:rFonts w:ascii="Arial" w:hAnsi="Arial" w:cs="Arial"/>
        </w:rPr>
        <w:t xml:space="preserve"> </w:t>
      </w:r>
      <w:r w:rsidR="00AE7A2A" w:rsidRPr="00AE7A2A">
        <w:rPr>
          <w:rFonts w:ascii="Arial" w:hAnsi="Arial" w:cs="Arial"/>
        </w:rPr>
        <w:t>productivity</w:t>
      </w:r>
      <w:r w:rsidR="00785120">
        <w:rPr>
          <w:rFonts w:ascii="Arial" w:hAnsi="Arial" w:cs="Arial"/>
        </w:rPr>
        <w:t xml:space="preserve"> </w:t>
      </w:r>
      <w:r w:rsidR="00AE7A2A" w:rsidRPr="00AE7A2A">
        <w:rPr>
          <w:rFonts w:ascii="Arial" w:hAnsi="Arial" w:cs="Arial"/>
        </w:rPr>
        <w:t>by over 30%</w:t>
      </w:r>
      <w:r w:rsidR="0024655E">
        <w:rPr>
          <w:rFonts w:ascii="Arial" w:hAnsi="Arial" w:cs="Arial"/>
        </w:rPr>
        <w:t xml:space="preserve"> </w:t>
      </w:r>
      <w:r w:rsidR="005B148C">
        <w:rPr>
          <w:rFonts w:ascii="Arial" w:hAnsi="Arial" w:cs="Arial"/>
        </w:rPr>
        <w:t xml:space="preserve">and </w:t>
      </w:r>
      <w:r w:rsidR="005B148C" w:rsidRPr="00AE7A2A">
        <w:rPr>
          <w:rFonts w:ascii="Arial" w:hAnsi="Arial" w:cs="Arial"/>
        </w:rPr>
        <w:t>98%</w:t>
      </w:r>
      <w:r w:rsidR="005B148C">
        <w:rPr>
          <w:rFonts w:ascii="Arial" w:hAnsi="Arial" w:cs="Arial"/>
        </w:rPr>
        <w:t xml:space="preserve"> </w:t>
      </w:r>
      <w:r w:rsidR="005B148C" w:rsidRPr="00AE7A2A">
        <w:rPr>
          <w:rFonts w:ascii="Arial" w:hAnsi="Arial" w:cs="Arial"/>
        </w:rPr>
        <w:t>of</w:t>
      </w:r>
      <w:r w:rsidR="005B148C">
        <w:rPr>
          <w:rFonts w:ascii="Arial" w:hAnsi="Arial" w:cs="Arial"/>
        </w:rPr>
        <w:t xml:space="preserve"> </w:t>
      </w:r>
      <w:r w:rsidR="005B148C" w:rsidRPr="00AE7A2A">
        <w:rPr>
          <w:rFonts w:ascii="Arial" w:hAnsi="Arial" w:cs="Arial"/>
        </w:rPr>
        <w:t>infrastructure</w:t>
      </w:r>
      <w:r w:rsidR="005B148C">
        <w:rPr>
          <w:rFonts w:ascii="Arial" w:hAnsi="Arial" w:cs="Arial"/>
        </w:rPr>
        <w:t xml:space="preserve"> </w:t>
      </w:r>
      <w:r w:rsidR="005B148C" w:rsidRPr="00AE7A2A">
        <w:rPr>
          <w:rFonts w:ascii="Arial" w:hAnsi="Arial" w:cs="Arial"/>
        </w:rPr>
        <w:t>projects</w:t>
      </w:r>
      <w:r w:rsidR="005B148C">
        <w:rPr>
          <w:rFonts w:ascii="Arial" w:hAnsi="Arial" w:cs="Arial"/>
        </w:rPr>
        <w:t xml:space="preserve"> </w:t>
      </w:r>
      <w:r w:rsidR="005B148C" w:rsidRPr="00AE7A2A">
        <w:rPr>
          <w:rFonts w:ascii="Arial" w:hAnsi="Arial" w:cs="Arial"/>
        </w:rPr>
        <w:t>are</w:t>
      </w:r>
      <w:r w:rsidR="005B148C">
        <w:rPr>
          <w:rFonts w:ascii="Arial" w:hAnsi="Arial" w:cs="Arial"/>
        </w:rPr>
        <w:t xml:space="preserve"> </w:t>
      </w:r>
      <w:r w:rsidR="005B148C" w:rsidRPr="00AE7A2A">
        <w:rPr>
          <w:rFonts w:ascii="Arial" w:hAnsi="Arial" w:cs="Arial"/>
        </w:rPr>
        <w:t>over</w:t>
      </w:r>
      <w:r w:rsidR="005B148C">
        <w:rPr>
          <w:rFonts w:ascii="Arial" w:hAnsi="Arial" w:cs="Arial"/>
        </w:rPr>
        <w:t xml:space="preserve"> </w:t>
      </w:r>
      <w:r w:rsidR="005B148C" w:rsidRPr="00AE7A2A">
        <w:rPr>
          <w:rFonts w:ascii="Arial" w:hAnsi="Arial" w:cs="Arial"/>
        </w:rPr>
        <w:t>budget</w:t>
      </w:r>
      <w:r w:rsidR="005B148C">
        <w:rPr>
          <w:rFonts w:ascii="Arial" w:hAnsi="Arial" w:cs="Arial"/>
        </w:rPr>
        <w:t xml:space="preserve"> </w:t>
      </w:r>
      <w:r w:rsidR="005B148C" w:rsidRPr="00AE7A2A">
        <w:rPr>
          <w:rFonts w:ascii="Arial" w:hAnsi="Arial" w:cs="Arial"/>
        </w:rPr>
        <w:t>or</w:t>
      </w:r>
      <w:r w:rsidR="005B148C">
        <w:rPr>
          <w:rFonts w:ascii="Arial" w:hAnsi="Arial" w:cs="Arial"/>
        </w:rPr>
        <w:t xml:space="preserve"> </w:t>
      </w:r>
      <w:r w:rsidR="005B148C" w:rsidRPr="00AE7A2A">
        <w:rPr>
          <w:rFonts w:ascii="Arial" w:hAnsi="Arial" w:cs="Arial"/>
        </w:rPr>
        <w:t>delayed</w:t>
      </w:r>
      <w:r w:rsidR="005B148C">
        <w:rPr>
          <w:rFonts w:ascii="Arial" w:hAnsi="Arial" w:cs="Arial"/>
        </w:rPr>
        <w:t xml:space="preserve"> around the world </w:t>
      </w:r>
      <w:r w:rsidR="0024655E">
        <w:rPr>
          <w:rFonts w:ascii="Arial" w:hAnsi="Arial" w:cs="Arial"/>
        </w:rPr>
        <w:fldChar w:fldCharType="begin" w:fldLock="1"/>
      </w:r>
      <w:r w:rsidR="00FC58B1">
        <w:rPr>
          <w:rFonts w:ascii="Arial" w:hAnsi="Arial" w:cs="Arial"/>
        </w:rPr>
        <w:instrText>ADDIN CSL_CITATION {"citationItems":[{"id":"ITEM-1","itemData":{"abstract":"About McKinsey &amp; Company McKinsey &amp; Company is a global management consulting firm dedicated to helping the world's leading organizations address their strategic challenges. With consultants deployed in over 100 offices and more than 50 countries around the globe, McKinsey advises on strategic, operational, organizational and technological issues. For more than eight decades, the firm's primary objective has been to serve as an organization's most trusted external adviser on critical issues facing senior management. About the McKinsey Innovation Campus The McKinsey Innovation Campus (MIC) in Singapore, in partnership with the Singapore Government through the Economic Development Board (EDB), was officially launched in 2012. The first of its kind for McKinsey globally, and the first of its kind in Asia, the MIC is designed to deliver groundbreaking knowledge that helps companies in Singapore and across Asia address their toughest challenges. It will drive intellectual-property-creation efforts in Singapore by bringing together the best of global and local expertise for innovation at scale and piloting new cutting-edge capabilities in areas such as energy efficiency, government, consumer insights, and public-sector management. About the McKinsey Productivity Sciences Center The McKinsey Productivity Sciences Center works with organizations in the private and public sectors to benchmark their productivity—of labor, resources, capital expenditure, and land—against global best practice, and then design and deliver programs for substantial and sustained productivity improvement. Sustained productivity improvement lies at the core of growth and economic development for companies and nations, and has been identified as a priority by business and government leaders globally. The Productivity Sciences Center builds on McKinsey's extensive global research and client work on the topic, to assist companies in key sectors in Asia to raise their productivity to best-in-class levels.","author":[{"dropping-particle":"","family":"Changali","given":"Sriram","non-dropping-particle":"","parse-names":false,"suffix":""},{"dropping-particle":"","family":"Mohammad","given":"Azam","non-dropping-particle":"","parse-names":false,"suffix":""},{"dropping-particle":"","family":"Nieuwland","given":"Mark","non-dropping-particle":"Van","parse-names":false,"suffix":""}],"container-title":"McKinsey Quarterly","id":"ITEM-1","issued":{"date-parts":[["2015"]]},"title":"The construction productivity imperative","type":"article-journal"},"uris":["http://www.mendeley.com/documents/?uuid=e40ddfde-689b-4e60-9613-3e410507a19c"]}],"mendeley":{"formattedCitation":"(Changali et al., 2015)","plainTextFormattedCitation":"(Changali et al., 2015)","previouslyFormattedCitation":"(Changali et al., 2015)"},"properties":{"noteIndex":0},"schema":"https://github.com/citation-style-language/schema/raw/master/csl-citation.json"}</w:instrText>
      </w:r>
      <w:r w:rsidR="0024655E">
        <w:rPr>
          <w:rFonts w:ascii="Arial" w:hAnsi="Arial" w:cs="Arial"/>
        </w:rPr>
        <w:fldChar w:fldCharType="separate"/>
      </w:r>
      <w:r w:rsidR="0024655E" w:rsidRPr="00AE7A2A">
        <w:rPr>
          <w:rFonts w:ascii="Arial" w:hAnsi="Arial" w:cs="Arial"/>
          <w:noProof/>
        </w:rPr>
        <w:t>(Changali et al., 2015)</w:t>
      </w:r>
      <w:r w:rsidR="0024655E">
        <w:rPr>
          <w:rFonts w:ascii="Arial" w:hAnsi="Arial" w:cs="Arial"/>
        </w:rPr>
        <w:fldChar w:fldCharType="end"/>
      </w:r>
      <w:r w:rsidR="00693B03">
        <w:rPr>
          <w:rFonts w:ascii="Arial" w:hAnsi="Arial" w:cs="Arial"/>
        </w:rPr>
        <w:t>.</w:t>
      </w:r>
    </w:p>
    <w:p w14:paraId="27A3A71C" w14:textId="3300267A" w:rsidR="0039391E" w:rsidRPr="005B148C" w:rsidRDefault="005B148C" w:rsidP="005B148C">
      <w:pPr>
        <w:jc w:val="both"/>
        <w:rPr>
          <w:rFonts w:ascii="Arial" w:hAnsi="Arial" w:cs="Arial"/>
        </w:rPr>
      </w:pPr>
      <w:r>
        <w:rPr>
          <w:rFonts w:ascii="Arial" w:hAnsi="Arial" w:cs="Arial"/>
        </w:rPr>
        <w:t xml:space="preserve">As </w:t>
      </w:r>
      <w:r w:rsidR="00270A6E">
        <w:rPr>
          <w:rFonts w:ascii="Arial" w:hAnsi="Arial" w:cs="Arial"/>
        </w:rPr>
        <w:t>AEC</w:t>
      </w:r>
      <w:r w:rsidR="00270A6E" w:rsidRPr="00C932F1">
        <w:rPr>
          <w:rFonts w:ascii="Arial" w:hAnsi="Arial" w:cs="Arial"/>
        </w:rPr>
        <w:t xml:space="preserve"> </w:t>
      </w:r>
      <w:r w:rsidR="00A6489B">
        <w:rPr>
          <w:rFonts w:ascii="Arial" w:hAnsi="Arial" w:cs="Arial"/>
        </w:rPr>
        <w:t>sector</w:t>
      </w:r>
      <w:r w:rsidR="008E0977" w:rsidRPr="00C932F1">
        <w:rPr>
          <w:rFonts w:ascii="Arial" w:hAnsi="Arial" w:cs="Arial"/>
        </w:rPr>
        <w:t xml:space="preserve"> </w:t>
      </w:r>
      <w:r w:rsidR="00B97898">
        <w:rPr>
          <w:rFonts w:ascii="Arial" w:hAnsi="Arial" w:cs="Arial"/>
        </w:rPr>
        <w:t xml:space="preserve">is </w:t>
      </w:r>
      <w:r w:rsidR="004A2B0A" w:rsidRPr="00C932F1">
        <w:rPr>
          <w:rFonts w:ascii="Arial" w:hAnsi="Arial" w:cs="Arial"/>
        </w:rPr>
        <w:t>complex and dynamic i</w:t>
      </w:r>
      <w:r w:rsidR="00B97898">
        <w:rPr>
          <w:rFonts w:ascii="Arial" w:hAnsi="Arial" w:cs="Arial"/>
        </w:rPr>
        <w:t>n nature</w:t>
      </w:r>
      <w:r w:rsidR="000D66D4" w:rsidRPr="00C932F1">
        <w:rPr>
          <w:rFonts w:ascii="Arial" w:hAnsi="Arial" w:cs="Arial"/>
        </w:rPr>
        <w:t xml:space="preserve"> </w:t>
      </w:r>
      <w:r w:rsidR="000D66D4" w:rsidRPr="00C932F1">
        <w:rPr>
          <w:rFonts w:ascii="Arial" w:hAnsi="Arial" w:cs="Arial"/>
        </w:rPr>
        <w:fldChar w:fldCharType="begin" w:fldLock="1"/>
      </w:r>
      <w:r w:rsidR="00C932F1" w:rsidRPr="00C932F1">
        <w:rPr>
          <w:rFonts w:ascii="Arial" w:hAnsi="Arial" w:cs="Arial"/>
        </w:rPr>
        <w:instrText>ADDIN CSL_CITATION {"citationItems":[{"id":"ITEM-1","itemData":{"DOI":"10.1051/matecconf/20141501009","ISSN":"2261236X","abstract":"In general, fragmentation within the construction industry arises from two areas within the traditional construction process; the construction work process where the most significant division is in the separation of the design and construction phase, and the construction structure itself. The fragmentation process in traditional contracting practice further hinders the integration of construction knowledge among contractors, diminishing the opportunity for them to influence design decisions. When design professionals fail to consider as to how a contractor would construct the designed project results in scheduling problems, delays, and disputes during the construction process. Moving towards team integration is considered a significant strategy for overcoming the issue. Accordingly, this paper discusses the fragmentation issue in more detail including its definition, and causes and effects to the construction projects. It also explores that the team integration strategy alleviates scheduling problems, and helps avoid delays and disputes during the construction process, preventing harm to overall project performance. © Owned by the authors, published by EDP Sciences, 2014.","author":[{"dropping-particle":"","family":"Mohd Nawi","given":"Mohd Nasrun","non-dropping-particle":"","parse-names":false,"suffix":""},{"dropping-particle":"","family":"Baluch","given":"Nazim","non-dropping-particle":"","parse-names":false,"suffix":""},{"dropping-particle":"","family":"Bahauddin","given":"Ahmad Yusni","non-dropping-particle":"","parse-names":false,"suffix":""}],"container-title":"MATEC Web of Conferences","id":"ITEM-1","issued":{"date-parts":[["2014"]]},"title":"Impact of fragmentation issue in construction industry: An overview","type":"paper-conference"},"uris":["http://www.mendeley.com/documents/?uuid=0210a7c1-0e7e-4b9c-9c16-7382154e71c3"]}],"mendeley":{"formattedCitation":"(Mohd Nawi et al., 2014)","plainTextFormattedCitation":"(Mohd Nawi et al., 2014)","previouslyFormattedCitation":"(Mohd Nawi et al., 2014)"},"properties":{"noteIndex":0},"schema":"https://github.com/citation-style-language/schema/raw/master/csl-citation.json"}</w:instrText>
      </w:r>
      <w:r w:rsidR="000D66D4" w:rsidRPr="00C932F1">
        <w:rPr>
          <w:rFonts w:ascii="Arial" w:hAnsi="Arial" w:cs="Arial"/>
        </w:rPr>
        <w:fldChar w:fldCharType="separate"/>
      </w:r>
      <w:r w:rsidR="000D66D4" w:rsidRPr="00C932F1">
        <w:rPr>
          <w:rFonts w:ascii="Arial" w:hAnsi="Arial" w:cs="Arial"/>
          <w:noProof/>
        </w:rPr>
        <w:t>(Mohd Nawi et al., 2014)</w:t>
      </w:r>
      <w:r w:rsidR="000D66D4" w:rsidRPr="00C932F1">
        <w:rPr>
          <w:rFonts w:ascii="Arial" w:hAnsi="Arial" w:cs="Arial"/>
        </w:rPr>
        <w:fldChar w:fldCharType="end"/>
      </w:r>
      <w:r w:rsidR="000D66D4" w:rsidRPr="00C932F1">
        <w:rPr>
          <w:rFonts w:ascii="Arial" w:hAnsi="Arial" w:cs="Arial"/>
        </w:rPr>
        <w:t>,</w:t>
      </w:r>
      <w:r w:rsidR="004A2B0A" w:rsidRPr="00C932F1">
        <w:rPr>
          <w:rFonts w:ascii="Arial" w:hAnsi="Arial" w:cs="Arial"/>
        </w:rPr>
        <w:t xml:space="preserve"> </w:t>
      </w:r>
      <w:r w:rsidR="008E0977" w:rsidRPr="00C932F1">
        <w:rPr>
          <w:rFonts w:ascii="Arial" w:hAnsi="Arial" w:cs="Arial"/>
        </w:rPr>
        <w:t>it</w:t>
      </w:r>
      <w:r w:rsidR="0024655E">
        <w:rPr>
          <w:rFonts w:ascii="Arial" w:hAnsi="Arial" w:cs="Arial"/>
        </w:rPr>
        <w:t xml:space="preserve"> consists of</w:t>
      </w:r>
      <w:r w:rsidR="004A2B0A" w:rsidRPr="00C932F1">
        <w:rPr>
          <w:rFonts w:ascii="Arial" w:hAnsi="Arial" w:cs="Arial"/>
        </w:rPr>
        <w:t xml:space="preserve"> m</w:t>
      </w:r>
      <w:r w:rsidR="00F54F42">
        <w:rPr>
          <w:rFonts w:ascii="Arial" w:hAnsi="Arial" w:cs="Arial"/>
        </w:rPr>
        <w:t>ultiple disciplines and teams</w:t>
      </w:r>
      <w:r w:rsidR="004A2B0A" w:rsidRPr="00C932F1">
        <w:rPr>
          <w:rFonts w:ascii="Arial" w:hAnsi="Arial" w:cs="Arial"/>
        </w:rPr>
        <w:t xml:space="preserve"> at various stages such as planning, design, construction, and</w:t>
      </w:r>
      <w:r w:rsidR="000D66D4" w:rsidRPr="00C932F1">
        <w:rPr>
          <w:rFonts w:ascii="Arial" w:hAnsi="Arial" w:cs="Arial"/>
        </w:rPr>
        <w:t xml:space="preserve"> operation</w:t>
      </w:r>
      <w:r w:rsidR="004A2B0A" w:rsidRPr="00C932F1">
        <w:rPr>
          <w:rFonts w:ascii="Arial" w:hAnsi="Arial" w:cs="Arial"/>
        </w:rPr>
        <w:t xml:space="preserve">. The </w:t>
      </w:r>
      <w:r w:rsidR="00A6489B">
        <w:rPr>
          <w:rFonts w:ascii="Arial" w:hAnsi="Arial" w:cs="Arial"/>
        </w:rPr>
        <w:t>parties</w:t>
      </w:r>
      <w:r w:rsidR="004A2B0A" w:rsidRPr="00C932F1">
        <w:rPr>
          <w:rFonts w:ascii="Arial" w:hAnsi="Arial" w:cs="Arial"/>
        </w:rPr>
        <w:t xml:space="preserve"> </w:t>
      </w:r>
      <w:r w:rsidR="00B97898">
        <w:rPr>
          <w:rFonts w:ascii="Arial" w:hAnsi="Arial" w:cs="Arial"/>
        </w:rPr>
        <w:t xml:space="preserve">are </w:t>
      </w:r>
      <w:r w:rsidR="004A2B0A" w:rsidRPr="00C932F1">
        <w:rPr>
          <w:rFonts w:ascii="Arial" w:hAnsi="Arial" w:cs="Arial"/>
        </w:rPr>
        <w:t xml:space="preserve">mainly client, designer, contractor, and manufacturer </w:t>
      </w:r>
      <w:r w:rsidR="000D66D4" w:rsidRPr="00C932F1">
        <w:rPr>
          <w:rFonts w:ascii="Arial" w:hAnsi="Arial" w:cs="Arial"/>
        </w:rPr>
        <w:t xml:space="preserve">who </w:t>
      </w:r>
      <w:r w:rsidR="004A2B0A" w:rsidRPr="00C932F1">
        <w:rPr>
          <w:rFonts w:ascii="Arial" w:hAnsi="Arial" w:cs="Arial"/>
        </w:rPr>
        <w:t xml:space="preserve">are involved from the </w:t>
      </w:r>
      <w:r w:rsidR="0024655E">
        <w:rPr>
          <w:rFonts w:ascii="Arial" w:hAnsi="Arial" w:cs="Arial"/>
        </w:rPr>
        <w:t>beginning</w:t>
      </w:r>
      <w:r w:rsidR="004A2B0A" w:rsidRPr="00C932F1">
        <w:rPr>
          <w:rFonts w:ascii="Arial" w:hAnsi="Arial" w:cs="Arial"/>
        </w:rPr>
        <w:t xml:space="preserve"> </w:t>
      </w:r>
      <w:r w:rsidR="0024655E">
        <w:rPr>
          <w:rFonts w:ascii="Arial" w:hAnsi="Arial" w:cs="Arial"/>
        </w:rPr>
        <w:t>un</w:t>
      </w:r>
      <w:r w:rsidR="004A2B0A" w:rsidRPr="00C932F1">
        <w:rPr>
          <w:rFonts w:ascii="Arial" w:hAnsi="Arial" w:cs="Arial"/>
        </w:rPr>
        <w:t xml:space="preserve">til </w:t>
      </w:r>
      <w:r w:rsidR="00A6489B">
        <w:rPr>
          <w:rFonts w:ascii="Arial" w:hAnsi="Arial" w:cs="Arial"/>
        </w:rPr>
        <w:t>the completion</w:t>
      </w:r>
      <w:r w:rsidR="004A2B0A" w:rsidRPr="00C932F1">
        <w:rPr>
          <w:rFonts w:ascii="Arial" w:hAnsi="Arial" w:cs="Arial"/>
        </w:rPr>
        <w:t xml:space="preserve"> of the project.</w:t>
      </w:r>
      <w:r w:rsidR="0024655E">
        <w:rPr>
          <w:rFonts w:ascii="Arial" w:hAnsi="Arial" w:cs="Arial"/>
        </w:rPr>
        <w:t xml:space="preserve"> </w:t>
      </w:r>
      <w:r w:rsidR="00A6489B">
        <w:rPr>
          <w:rFonts w:ascii="Arial" w:hAnsi="Arial" w:cs="Arial"/>
        </w:rPr>
        <w:t xml:space="preserve">Over the years, </w:t>
      </w:r>
      <w:r>
        <w:rPr>
          <w:rFonts w:ascii="Arial" w:hAnsi="Arial" w:cs="Arial"/>
        </w:rPr>
        <w:t>the</w:t>
      </w:r>
      <w:r w:rsidR="00AE436F" w:rsidRPr="00C932F1">
        <w:rPr>
          <w:rFonts w:ascii="Arial" w:hAnsi="Arial" w:cs="Arial"/>
        </w:rPr>
        <w:t xml:space="preserve"> project delivery practice </w:t>
      </w:r>
      <w:r w:rsidR="000D66D4" w:rsidRPr="00C932F1">
        <w:rPr>
          <w:rFonts w:ascii="Arial" w:hAnsi="Arial" w:cs="Arial"/>
        </w:rPr>
        <w:t>among these parties</w:t>
      </w:r>
      <w:r w:rsidR="00DC005A">
        <w:rPr>
          <w:rFonts w:ascii="Arial" w:hAnsi="Arial" w:cs="Arial"/>
        </w:rPr>
        <w:t xml:space="preserve"> are </w:t>
      </w:r>
      <w:r w:rsidR="00A23763">
        <w:rPr>
          <w:rFonts w:ascii="Arial" w:hAnsi="Arial" w:cs="Arial"/>
        </w:rPr>
        <w:t xml:space="preserve">notorious for </w:t>
      </w:r>
      <w:r w:rsidR="00DC005A">
        <w:rPr>
          <w:rFonts w:ascii="Arial" w:hAnsi="Arial" w:cs="Arial"/>
        </w:rPr>
        <w:t xml:space="preserve">poor </w:t>
      </w:r>
      <w:r w:rsidR="001B2D7E">
        <w:rPr>
          <w:rFonts w:ascii="Arial" w:hAnsi="Arial" w:cs="Arial"/>
        </w:rPr>
        <w:t xml:space="preserve">in collaboration such as </w:t>
      </w:r>
      <w:r w:rsidR="00AE436F" w:rsidRPr="00C932F1">
        <w:rPr>
          <w:rFonts w:ascii="Arial" w:hAnsi="Arial" w:cs="Arial"/>
        </w:rPr>
        <w:t xml:space="preserve">isolation of </w:t>
      </w:r>
      <w:r w:rsidR="00095BC8">
        <w:rPr>
          <w:rFonts w:ascii="Arial" w:hAnsi="Arial" w:cs="Arial"/>
        </w:rPr>
        <w:t>working</w:t>
      </w:r>
      <w:r w:rsidR="00D74845">
        <w:rPr>
          <w:rFonts w:ascii="Arial" w:hAnsi="Arial" w:cs="Arial"/>
        </w:rPr>
        <w:t xml:space="preserve"> and inadequate</w:t>
      </w:r>
      <w:r w:rsidR="00AE436F" w:rsidRPr="00C932F1">
        <w:rPr>
          <w:rFonts w:ascii="Arial" w:hAnsi="Arial" w:cs="Arial"/>
        </w:rPr>
        <w:t xml:space="preserve"> co-ordination</w:t>
      </w:r>
      <w:r w:rsidR="000D66D4" w:rsidRPr="00C932F1">
        <w:rPr>
          <w:rFonts w:ascii="Arial" w:hAnsi="Arial" w:cs="Arial"/>
        </w:rPr>
        <w:t>.</w:t>
      </w:r>
      <w:r w:rsidR="00AE436F" w:rsidRPr="00C932F1">
        <w:rPr>
          <w:rFonts w:ascii="Arial" w:hAnsi="Arial" w:cs="Arial"/>
        </w:rPr>
        <w:t xml:space="preserve"> </w:t>
      </w:r>
      <w:r w:rsidR="000D66D4" w:rsidRPr="00C932F1">
        <w:rPr>
          <w:rFonts w:ascii="Arial" w:hAnsi="Arial" w:cs="Arial"/>
        </w:rPr>
        <w:t>As</w:t>
      </w:r>
      <w:r w:rsidR="00AE436F" w:rsidRPr="00C932F1">
        <w:rPr>
          <w:rFonts w:ascii="Arial" w:hAnsi="Arial" w:cs="Arial"/>
        </w:rPr>
        <w:t xml:space="preserve"> </w:t>
      </w:r>
      <w:r w:rsidR="001B2D7E">
        <w:rPr>
          <w:rFonts w:ascii="Arial" w:hAnsi="Arial" w:cs="Arial"/>
        </w:rPr>
        <w:t>the project is delivered</w:t>
      </w:r>
      <w:r w:rsidR="00AE436F" w:rsidRPr="00C932F1">
        <w:rPr>
          <w:rFonts w:ascii="Arial" w:hAnsi="Arial" w:cs="Arial"/>
        </w:rPr>
        <w:t xml:space="preserve"> in a sequential manner</w:t>
      </w:r>
      <w:r w:rsidR="000D66D4" w:rsidRPr="00C932F1">
        <w:rPr>
          <w:rFonts w:ascii="Arial" w:hAnsi="Arial" w:cs="Arial"/>
        </w:rPr>
        <w:t>, it would significantly affect the quality</w:t>
      </w:r>
      <w:r>
        <w:rPr>
          <w:rFonts w:ascii="Arial" w:hAnsi="Arial" w:cs="Arial"/>
        </w:rPr>
        <w:t xml:space="preserve">, safety </w:t>
      </w:r>
      <w:r w:rsidR="000D66D4" w:rsidRPr="00C932F1">
        <w:rPr>
          <w:rFonts w:ascii="Arial" w:hAnsi="Arial" w:cs="Arial"/>
        </w:rPr>
        <w:t>and the progress of the works</w:t>
      </w:r>
      <w:r w:rsidR="001B2D7E">
        <w:rPr>
          <w:rFonts w:ascii="Arial" w:hAnsi="Arial" w:cs="Arial"/>
        </w:rPr>
        <w:t xml:space="preserve"> in future stages</w:t>
      </w:r>
      <w:r w:rsidR="000D66D4" w:rsidRPr="00C932F1">
        <w:rPr>
          <w:rFonts w:ascii="Arial" w:hAnsi="Arial" w:cs="Arial"/>
        </w:rPr>
        <w:t>.</w:t>
      </w:r>
      <w:r w:rsidR="00A4238E">
        <w:rPr>
          <w:rFonts w:ascii="Arial" w:hAnsi="Arial" w:cs="Arial"/>
        </w:rPr>
        <w:t xml:space="preserve"> </w:t>
      </w:r>
    </w:p>
    <w:p w14:paraId="59D51AEB" w14:textId="155AE96A" w:rsidR="00685B9A" w:rsidRPr="00C932F1" w:rsidRDefault="008E0977" w:rsidP="005B148C">
      <w:pPr>
        <w:jc w:val="both"/>
        <w:rPr>
          <w:rFonts w:ascii="Arial" w:hAnsi="Arial" w:cs="Arial"/>
        </w:rPr>
      </w:pPr>
      <w:r w:rsidRPr="00C932F1">
        <w:rPr>
          <w:rFonts w:ascii="Arial" w:hAnsi="Arial" w:cs="Arial"/>
        </w:rPr>
        <w:t xml:space="preserve">Apart from </w:t>
      </w:r>
      <w:r w:rsidR="005B148C">
        <w:rPr>
          <w:rFonts w:ascii="Arial" w:hAnsi="Arial" w:cs="Arial"/>
        </w:rPr>
        <w:t>that</w:t>
      </w:r>
      <w:r w:rsidRPr="00C932F1">
        <w:rPr>
          <w:rFonts w:ascii="Arial" w:hAnsi="Arial" w:cs="Arial"/>
        </w:rPr>
        <w:t xml:space="preserve">, </w:t>
      </w:r>
      <w:r w:rsidR="00A23763">
        <w:rPr>
          <w:rFonts w:ascii="Arial" w:hAnsi="Arial" w:cs="Arial"/>
        </w:rPr>
        <w:t xml:space="preserve">the </w:t>
      </w:r>
      <w:r w:rsidR="009812C4" w:rsidRPr="00C932F1">
        <w:rPr>
          <w:rFonts w:ascii="Arial" w:hAnsi="Arial" w:cs="Arial"/>
        </w:rPr>
        <w:t xml:space="preserve">information </w:t>
      </w:r>
      <w:r w:rsidR="00A23763">
        <w:rPr>
          <w:rFonts w:ascii="Arial" w:hAnsi="Arial" w:cs="Arial"/>
        </w:rPr>
        <w:t>management in construction is not effective eno</w:t>
      </w:r>
      <w:r w:rsidR="00E6582C">
        <w:rPr>
          <w:rFonts w:ascii="Arial" w:hAnsi="Arial" w:cs="Arial"/>
        </w:rPr>
        <w:t>u</w:t>
      </w:r>
      <w:r w:rsidR="00A23763">
        <w:rPr>
          <w:rFonts w:ascii="Arial" w:hAnsi="Arial" w:cs="Arial"/>
        </w:rPr>
        <w:t>gh</w:t>
      </w:r>
      <w:r w:rsidR="002C2F4E">
        <w:rPr>
          <w:rFonts w:ascii="Arial" w:hAnsi="Arial" w:cs="Arial"/>
        </w:rPr>
        <w:t xml:space="preserve">. </w:t>
      </w:r>
      <w:r w:rsidR="00195F77" w:rsidRPr="00195F77">
        <w:rPr>
          <w:rFonts w:ascii="Arial" w:hAnsi="Arial" w:cs="Arial"/>
        </w:rPr>
        <w:t xml:space="preserve">The </w:t>
      </w:r>
      <w:r w:rsidR="00390811">
        <w:rPr>
          <w:rFonts w:ascii="Arial" w:hAnsi="Arial" w:cs="Arial"/>
        </w:rPr>
        <w:t>AEC Sector</w:t>
      </w:r>
      <w:r w:rsidR="00195F77">
        <w:rPr>
          <w:rFonts w:ascii="Arial" w:hAnsi="Arial" w:cs="Arial"/>
        </w:rPr>
        <w:t xml:space="preserve"> </w:t>
      </w:r>
      <w:r w:rsidR="00195F77" w:rsidRPr="00195F77">
        <w:rPr>
          <w:rFonts w:ascii="Arial" w:hAnsi="Arial" w:cs="Arial"/>
        </w:rPr>
        <w:t>is labour-intensive</w:t>
      </w:r>
      <w:r w:rsidR="00195F77">
        <w:rPr>
          <w:rFonts w:ascii="Arial" w:hAnsi="Arial" w:cs="Arial"/>
        </w:rPr>
        <w:t xml:space="preserve"> </w:t>
      </w:r>
      <w:r w:rsidR="00195F77" w:rsidRPr="00195F77">
        <w:rPr>
          <w:rFonts w:ascii="Arial" w:hAnsi="Arial" w:cs="Arial"/>
        </w:rPr>
        <w:t>and</w:t>
      </w:r>
      <w:r w:rsidR="00195F77">
        <w:rPr>
          <w:rFonts w:ascii="Arial" w:hAnsi="Arial" w:cs="Arial"/>
        </w:rPr>
        <w:t xml:space="preserve"> </w:t>
      </w:r>
      <w:r w:rsidR="00195F77" w:rsidRPr="00195F77">
        <w:rPr>
          <w:rFonts w:ascii="Arial" w:hAnsi="Arial" w:cs="Arial"/>
        </w:rPr>
        <w:t>generates</w:t>
      </w:r>
      <w:r w:rsidR="00195F77">
        <w:rPr>
          <w:rFonts w:ascii="Arial" w:hAnsi="Arial" w:cs="Arial"/>
        </w:rPr>
        <w:t xml:space="preserve"> enormous </w:t>
      </w:r>
      <w:r w:rsidR="00195F77" w:rsidRPr="00195F77">
        <w:rPr>
          <w:rFonts w:ascii="Arial" w:hAnsi="Arial" w:cs="Arial"/>
        </w:rPr>
        <w:t>amounts</w:t>
      </w:r>
      <w:r w:rsidR="00195F77">
        <w:rPr>
          <w:rFonts w:ascii="Arial" w:hAnsi="Arial" w:cs="Arial"/>
        </w:rPr>
        <w:t xml:space="preserve"> </w:t>
      </w:r>
      <w:r w:rsidR="00195F77" w:rsidRPr="00195F77">
        <w:rPr>
          <w:rFonts w:ascii="Arial" w:hAnsi="Arial" w:cs="Arial"/>
        </w:rPr>
        <w:t>of</w:t>
      </w:r>
      <w:r w:rsidR="00195F77">
        <w:rPr>
          <w:rFonts w:ascii="Arial" w:hAnsi="Arial" w:cs="Arial"/>
        </w:rPr>
        <w:t xml:space="preserve"> </w:t>
      </w:r>
      <w:r w:rsidR="00195F77" w:rsidRPr="00195F77">
        <w:rPr>
          <w:rFonts w:ascii="Arial" w:hAnsi="Arial" w:cs="Arial"/>
        </w:rPr>
        <w:t>information</w:t>
      </w:r>
      <w:r w:rsidR="00E6582C">
        <w:rPr>
          <w:rFonts w:ascii="Arial" w:hAnsi="Arial" w:cs="Arial"/>
        </w:rPr>
        <w:t xml:space="preserve"> including</w:t>
      </w:r>
      <w:r w:rsidR="00195F77" w:rsidRPr="00195F77">
        <w:rPr>
          <w:rFonts w:ascii="Arial" w:hAnsi="Arial" w:cs="Arial"/>
        </w:rPr>
        <w:t xml:space="preserve"> </w:t>
      </w:r>
      <w:r w:rsidR="00195F77">
        <w:rPr>
          <w:rFonts w:ascii="Arial" w:hAnsi="Arial" w:cs="Arial"/>
        </w:rPr>
        <w:t xml:space="preserve">calculation, </w:t>
      </w:r>
      <w:r w:rsidR="00195F77" w:rsidRPr="00195F77">
        <w:rPr>
          <w:rFonts w:ascii="Arial" w:hAnsi="Arial" w:cs="Arial"/>
        </w:rPr>
        <w:t>drawings,</w:t>
      </w:r>
      <w:r w:rsidR="00195F77">
        <w:rPr>
          <w:rFonts w:ascii="Arial" w:hAnsi="Arial" w:cs="Arial"/>
        </w:rPr>
        <w:t xml:space="preserve"> project reports,</w:t>
      </w:r>
      <w:r w:rsidR="00195F77" w:rsidRPr="00195F77">
        <w:rPr>
          <w:rFonts w:ascii="Arial" w:hAnsi="Arial" w:cs="Arial"/>
        </w:rPr>
        <w:t xml:space="preserve"> </w:t>
      </w:r>
      <w:r w:rsidR="00195F77">
        <w:rPr>
          <w:rFonts w:ascii="Arial" w:hAnsi="Arial" w:cs="Arial"/>
        </w:rPr>
        <w:t xml:space="preserve">tender documents, ...etc </w:t>
      </w:r>
      <w:r w:rsidR="00195F77" w:rsidRPr="00195F77">
        <w:rPr>
          <w:rFonts w:ascii="Arial" w:hAnsi="Arial" w:cs="Arial"/>
        </w:rPr>
        <w:t xml:space="preserve">which are produced in the </w:t>
      </w:r>
      <w:r w:rsidR="00195F77">
        <w:rPr>
          <w:rFonts w:ascii="Arial" w:hAnsi="Arial" w:cs="Arial"/>
        </w:rPr>
        <w:t>planning</w:t>
      </w:r>
      <w:r w:rsidR="00195F77" w:rsidRPr="00195F77">
        <w:rPr>
          <w:rFonts w:ascii="Arial" w:hAnsi="Arial" w:cs="Arial"/>
        </w:rPr>
        <w:t xml:space="preserve"> stage </w:t>
      </w:r>
      <w:r w:rsidR="00195F77">
        <w:rPr>
          <w:rFonts w:ascii="Arial" w:hAnsi="Arial" w:cs="Arial"/>
        </w:rPr>
        <w:t>to</w:t>
      </w:r>
      <w:r w:rsidR="00195F77" w:rsidRPr="00195F77">
        <w:rPr>
          <w:rFonts w:ascii="Arial" w:hAnsi="Arial" w:cs="Arial"/>
        </w:rPr>
        <w:t xml:space="preserve"> the </w:t>
      </w:r>
      <w:r w:rsidR="00195F77">
        <w:rPr>
          <w:rFonts w:ascii="Arial" w:hAnsi="Arial" w:cs="Arial"/>
        </w:rPr>
        <w:t xml:space="preserve">operation </w:t>
      </w:r>
      <w:r w:rsidR="00195F77" w:rsidRPr="00195F77">
        <w:rPr>
          <w:rFonts w:ascii="Arial" w:hAnsi="Arial" w:cs="Arial"/>
        </w:rPr>
        <w:t xml:space="preserve">stage. </w:t>
      </w:r>
      <w:r w:rsidR="009812C4" w:rsidRPr="00C932F1">
        <w:rPr>
          <w:rFonts w:ascii="Arial" w:hAnsi="Arial" w:cs="Arial"/>
        </w:rPr>
        <w:t>A</w:t>
      </w:r>
      <w:r w:rsidR="009E34C2" w:rsidRPr="00C932F1">
        <w:rPr>
          <w:rFonts w:ascii="Arial" w:hAnsi="Arial" w:cs="Arial"/>
        </w:rPr>
        <w:t xml:space="preserve">ccording to </w:t>
      </w:r>
      <w:r w:rsidR="0039391E" w:rsidRPr="00C932F1">
        <w:rPr>
          <w:rFonts w:ascii="Arial" w:hAnsi="Arial" w:cs="Arial"/>
        </w:rPr>
        <w:t>a</w:t>
      </w:r>
      <w:r w:rsidR="009E34C2" w:rsidRPr="00C932F1">
        <w:rPr>
          <w:rFonts w:ascii="Arial" w:hAnsi="Arial" w:cs="Arial"/>
        </w:rPr>
        <w:t xml:space="preserve"> research </w:t>
      </w:r>
      <w:r w:rsidR="0039391E" w:rsidRPr="00C932F1">
        <w:rPr>
          <w:rFonts w:ascii="Arial" w:hAnsi="Arial" w:cs="Arial"/>
        </w:rPr>
        <w:t xml:space="preserve">in China </w:t>
      </w:r>
      <w:r w:rsidR="009E34C2" w:rsidRPr="00C932F1">
        <w:rPr>
          <w:rFonts w:ascii="Arial" w:hAnsi="Arial" w:cs="Arial"/>
        </w:rPr>
        <w:fldChar w:fldCharType="begin" w:fldLock="1"/>
      </w:r>
      <w:r w:rsidR="003B0DC4" w:rsidRPr="00C932F1">
        <w:rPr>
          <w:rFonts w:ascii="Arial" w:hAnsi="Arial" w:cs="Arial"/>
        </w:rPr>
        <w:instrText>ADDIN CSL_CITATION {"citationItems":[{"id":"ITEM-1","itemData":{"DOI":"10.5772/58444","ISSN":"17298814","abstract":"Information management is essential in construction projects. Existing research has identified and discussed problems in communication and information transfer among different stakeholders, such as the loss of information caused by fragmentation and information islands. However, there are few statistics about the direct time waste caused by information loss arising from poor communication and information management. Existing surveys relying on self-reporting questionnaires and interviews often contain various biases. This paper presents a direct observation of two construction sites in China in relation to wasted time and the information flows in these time-wasting events. Analysis of the observation data provides objective and comprehensive statistics on time wasted due to inconsistent information, dislocation and ambiguity. This research also analyses the correlation between participants, information carriers, information loss and the amount of time wasted. Finally, the wasting of time is analysed from the perspective of information flows and problems that cannot be addressed by information technologies are discussed. © 2014 The Author(s).","author":[{"dropping-particle":"","family":"Xu","given":"Sheng","non-dropping-particle":"","parse-names":false,"suffix":""},{"dropping-particle":"","family":"Luo","given":"Hanbin","non-dropping-particle":"","parse-names":false,"suffix":""}],"container-title":"International Journal of Advanced Robotic Systems","id":"ITEM-1","issued":{"date-parts":[["2014"]]},"title":"The information-related time loss on construction sites: A case study on two sites","type":"article-journal"},"uris":["http://www.mendeley.com/documents/?uuid=943865e8-ceef-4189-88d8-24e405503b61"]}],"mendeley":{"formattedCitation":"(Xu &amp; Luo, 2014)","plainTextFormattedCitation":"(Xu &amp; Luo, 2014)","previouslyFormattedCitation":"(Xu &amp; Luo, 2014)"},"properties":{"noteIndex":0},"schema":"https://github.com/citation-style-language/schema/raw/master/csl-citation.json"}</w:instrText>
      </w:r>
      <w:r w:rsidR="009E34C2" w:rsidRPr="00C932F1">
        <w:rPr>
          <w:rFonts w:ascii="Arial" w:hAnsi="Arial" w:cs="Arial"/>
        </w:rPr>
        <w:fldChar w:fldCharType="separate"/>
      </w:r>
      <w:r w:rsidR="009E34C2" w:rsidRPr="00C932F1">
        <w:rPr>
          <w:rFonts w:ascii="Arial" w:hAnsi="Arial" w:cs="Arial"/>
          <w:noProof/>
        </w:rPr>
        <w:t>(Xu &amp; Luo, 2014)</w:t>
      </w:r>
      <w:r w:rsidR="009E34C2" w:rsidRPr="00C932F1">
        <w:rPr>
          <w:rFonts w:ascii="Arial" w:hAnsi="Arial" w:cs="Arial"/>
        </w:rPr>
        <w:fldChar w:fldCharType="end"/>
      </w:r>
      <w:r w:rsidR="009E34C2" w:rsidRPr="00C932F1">
        <w:rPr>
          <w:rFonts w:ascii="Arial" w:hAnsi="Arial" w:cs="Arial"/>
        </w:rPr>
        <w:t xml:space="preserve">, it has identified and discussed </w:t>
      </w:r>
      <w:r w:rsidR="0039391E" w:rsidRPr="00C932F1">
        <w:rPr>
          <w:rFonts w:ascii="Arial" w:hAnsi="Arial" w:cs="Arial"/>
        </w:rPr>
        <w:t>many</w:t>
      </w:r>
      <w:r w:rsidR="00AF58E1" w:rsidRPr="00C932F1">
        <w:rPr>
          <w:rFonts w:ascii="Arial" w:hAnsi="Arial" w:cs="Arial"/>
        </w:rPr>
        <w:t xml:space="preserve"> consequence</w:t>
      </w:r>
      <w:r w:rsidR="007C1526">
        <w:rPr>
          <w:rFonts w:ascii="Arial" w:hAnsi="Arial" w:cs="Arial"/>
        </w:rPr>
        <w:t xml:space="preserve"> on the </w:t>
      </w:r>
      <w:r w:rsidR="00107C61">
        <w:rPr>
          <w:rFonts w:ascii="Arial" w:hAnsi="Arial" w:cs="Arial"/>
        </w:rPr>
        <w:t>poor collaboration</w:t>
      </w:r>
      <w:r w:rsidR="009E34C2" w:rsidRPr="00C932F1">
        <w:rPr>
          <w:rFonts w:ascii="Arial" w:hAnsi="Arial" w:cs="Arial"/>
        </w:rPr>
        <w:t xml:space="preserve"> and information transfer among different </w:t>
      </w:r>
      <w:r w:rsidR="007C1526">
        <w:rPr>
          <w:rFonts w:ascii="Arial" w:hAnsi="Arial" w:cs="Arial"/>
        </w:rPr>
        <w:t>parties</w:t>
      </w:r>
      <w:r w:rsidR="009E34C2" w:rsidRPr="001875EA">
        <w:rPr>
          <w:rFonts w:ascii="Arial" w:hAnsi="Arial" w:cs="Arial"/>
        </w:rPr>
        <w:t xml:space="preserve">, such as the loss </w:t>
      </w:r>
      <w:r w:rsidRPr="001875EA">
        <w:rPr>
          <w:rFonts w:ascii="Arial" w:hAnsi="Arial" w:cs="Arial"/>
        </w:rPr>
        <w:t xml:space="preserve">and inconsistent </w:t>
      </w:r>
      <w:r w:rsidR="009E34C2" w:rsidRPr="001875EA">
        <w:rPr>
          <w:rFonts w:ascii="Arial" w:hAnsi="Arial" w:cs="Arial"/>
        </w:rPr>
        <w:t>of information caused by</w:t>
      </w:r>
      <w:r w:rsidR="00AF58E1" w:rsidRPr="001875EA">
        <w:rPr>
          <w:rFonts w:ascii="Arial" w:hAnsi="Arial" w:cs="Arial"/>
        </w:rPr>
        <w:t xml:space="preserve"> </w:t>
      </w:r>
      <w:r w:rsidR="009E34C2" w:rsidRPr="001875EA">
        <w:rPr>
          <w:rFonts w:ascii="Arial" w:hAnsi="Arial" w:cs="Arial"/>
        </w:rPr>
        <w:t>fragmentation</w:t>
      </w:r>
      <w:r w:rsidRPr="001875EA">
        <w:rPr>
          <w:rFonts w:ascii="Arial" w:hAnsi="Arial" w:cs="Arial"/>
        </w:rPr>
        <w:t xml:space="preserve"> of parties</w:t>
      </w:r>
      <w:r w:rsidR="00AF58E1" w:rsidRPr="001875EA">
        <w:rPr>
          <w:rFonts w:ascii="Arial" w:hAnsi="Arial" w:cs="Arial"/>
        </w:rPr>
        <w:t xml:space="preserve"> </w:t>
      </w:r>
      <w:r w:rsidR="009E34C2" w:rsidRPr="001875EA">
        <w:rPr>
          <w:rFonts w:ascii="Arial" w:hAnsi="Arial" w:cs="Arial"/>
        </w:rPr>
        <w:t>and</w:t>
      </w:r>
      <w:r w:rsidR="00AF58E1" w:rsidRPr="001875EA">
        <w:rPr>
          <w:rFonts w:ascii="Arial" w:hAnsi="Arial" w:cs="Arial"/>
        </w:rPr>
        <w:t xml:space="preserve"> </w:t>
      </w:r>
      <w:r w:rsidRPr="001875EA">
        <w:rPr>
          <w:rFonts w:ascii="Arial" w:hAnsi="Arial" w:cs="Arial"/>
        </w:rPr>
        <w:t>unorganised information system</w:t>
      </w:r>
      <w:r w:rsidR="009E34C2" w:rsidRPr="001875EA">
        <w:rPr>
          <w:rFonts w:ascii="Arial" w:hAnsi="Arial" w:cs="Arial"/>
        </w:rPr>
        <w:t>.</w:t>
      </w:r>
      <w:r w:rsidR="00AF58E1" w:rsidRPr="001875EA">
        <w:rPr>
          <w:rFonts w:ascii="Arial" w:hAnsi="Arial" w:cs="Arial"/>
        </w:rPr>
        <w:t xml:space="preserve"> T</w:t>
      </w:r>
      <w:r w:rsidR="009E34C2" w:rsidRPr="001875EA">
        <w:rPr>
          <w:rFonts w:ascii="Arial" w:hAnsi="Arial" w:cs="Arial"/>
        </w:rPr>
        <w:t>here is a</w:t>
      </w:r>
      <w:r w:rsidR="00AF58E1" w:rsidRPr="001875EA">
        <w:rPr>
          <w:rFonts w:ascii="Arial" w:hAnsi="Arial" w:cs="Arial"/>
        </w:rPr>
        <w:t xml:space="preserve"> comprehensive statistic</w:t>
      </w:r>
      <w:r w:rsidR="009E34C2" w:rsidRPr="001875EA">
        <w:rPr>
          <w:rFonts w:ascii="Arial" w:hAnsi="Arial" w:cs="Arial"/>
        </w:rPr>
        <w:t xml:space="preserve"> </w:t>
      </w:r>
      <w:r w:rsidR="00AF58E1" w:rsidRPr="001875EA">
        <w:rPr>
          <w:rFonts w:ascii="Arial" w:hAnsi="Arial" w:cs="Arial"/>
        </w:rPr>
        <w:t xml:space="preserve">shows that </w:t>
      </w:r>
      <w:r w:rsidR="009812C4" w:rsidRPr="001875EA">
        <w:rPr>
          <w:rFonts w:ascii="Arial" w:hAnsi="Arial" w:cs="Arial"/>
        </w:rPr>
        <w:t>around 43%, 12%, 3%</w:t>
      </w:r>
      <w:r w:rsidR="00AF58E1" w:rsidRPr="001875EA">
        <w:rPr>
          <w:rFonts w:ascii="Arial" w:hAnsi="Arial" w:cs="Arial"/>
        </w:rPr>
        <w:t xml:space="preserve"> </w:t>
      </w:r>
      <w:r w:rsidR="001875EA" w:rsidRPr="001875EA">
        <w:rPr>
          <w:rFonts w:ascii="Arial" w:hAnsi="Arial" w:cs="Arial"/>
        </w:rPr>
        <w:t xml:space="preserve">of the project </w:t>
      </w:r>
      <w:r w:rsidR="009E34C2" w:rsidRPr="001875EA">
        <w:rPr>
          <w:rFonts w:ascii="Arial" w:hAnsi="Arial" w:cs="Arial"/>
        </w:rPr>
        <w:t xml:space="preserve">time </w:t>
      </w:r>
      <w:r w:rsidR="007C1526">
        <w:rPr>
          <w:rFonts w:ascii="Arial" w:hAnsi="Arial" w:cs="Arial"/>
        </w:rPr>
        <w:t>lost</w:t>
      </w:r>
      <w:r w:rsidR="009E34C2" w:rsidRPr="001875EA">
        <w:rPr>
          <w:rFonts w:ascii="Arial" w:hAnsi="Arial" w:cs="Arial"/>
        </w:rPr>
        <w:t xml:space="preserve"> due to inconsistent information, </w:t>
      </w:r>
      <w:r w:rsidR="00AF58E1" w:rsidRPr="001875EA">
        <w:rPr>
          <w:rFonts w:ascii="Arial" w:hAnsi="Arial" w:cs="Arial"/>
        </w:rPr>
        <w:t>dislocation,</w:t>
      </w:r>
      <w:r w:rsidR="009E34C2" w:rsidRPr="001875EA">
        <w:rPr>
          <w:rFonts w:ascii="Arial" w:hAnsi="Arial" w:cs="Arial"/>
        </w:rPr>
        <w:t xml:space="preserve"> and ambiguity</w:t>
      </w:r>
      <w:r w:rsidR="009812C4" w:rsidRPr="001875EA">
        <w:rPr>
          <w:rFonts w:ascii="Arial" w:hAnsi="Arial" w:cs="Arial"/>
        </w:rPr>
        <w:t xml:space="preserve"> respectively on a construction project</w:t>
      </w:r>
      <w:r w:rsidR="001875EA" w:rsidRPr="001875EA">
        <w:rPr>
          <w:rFonts w:ascii="Arial" w:hAnsi="Arial" w:cs="Arial"/>
        </w:rPr>
        <w:t xml:space="preserve"> in average</w:t>
      </w:r>
      <w:r w:rsidR="009812C4" w:rsidRPr="001875EA">
        <w:rPr>
          <w:rFonts w:ascii="Arial" w:hAnsi="Arial" w:cs="Arial"/>
        </w:rPr>
        <w:t>.</w:t>
      </w:r>
      <w:r w:rsidR="00785120">
        <w:rPr>
          <w:rFonts w:ascii="Arial" w:hAnsi="Arial" w:cs="Arial"/>
        </w:rPr>
        <w:t xml:space="preserve"> </w:t>
      </w:r>
    </w:p>
    <w:p w14:paraId="659C2052" w14:textId="12565D0E" w:rsidR="00B01A5A" w:rsidRDefault="005B148C" w:rsidP="005D0CC7">
      <w:pPr>
        <w:jc w:val="both"/>
        <w:rPr>
          <w:rFonts w:ascii="Arial" w:hAnsi="Arial" w:cs="Arial"/>
        </w:rPr>
      </w:pPr>
      <w:r>
        <w:rPr>
          <w:rFonts w:ascii="Arial" w:hAnsi="Arial" w:cs="Arial"/>
        </w:rPr>
        <w:t>Health and s</w:t>
      </w:r>
      <w:r w:rsidR="004530C6" w:rsidRPr="007A18C8">
        <w:rPr>
          <w:rFonts w:ascii="Arial" w:hAnsi="Arial" w:cs="Arial"/>
        </w:rPr>
        <w:t xml:space="preserve">afety </w:t>
      </w:r>
      <w:r>
        <w:rPr>
          <w:rFonts w:ascii="Arial" w:hAnsi="Arial" w:cs="Arial"/>
        </w:rPr>
        <w:t xml:space="preserve">deficiency </w:t>
      </w:r>
      <w:r w:rsidR="005D0CC7" w:rsidRPr="007A18C8">
        <w:rPr>
          <w:rFonts w:ascii="Arial" w:hAnsi="Arial" w:cs="Arial"/>
        </w:rPr>
        <w:t>are</w:t>
      </w:r>
      <w:r w:rsidR="008E0977" w:rsidRPr="007A18C8">
        <w:rPr>
          <w:rFonts w:ascii="Arial" w:hAnsi="Arial" w:cs="Arial"/>
        </w:rPr>
        <w:t xml:space="preserve"> also one of the main concerns</w:t>
      </w:r>
      <w:r w:rsidR="00701619" w:rsidRPr="007A18C8">
        <w:rPr>
          <w:rFonts w:ascii="Arial" w:hAnsi="Arial" w:cs="Arial"/>
        </w:rPr>
        <w:t xml:space="preserve"> </w:t>
      </w:r>
      <w:r w:rsidR="00685B9A" w:rsidRPr="007A18C8">
        <w:rPr>
          <w:rFonts w:ascii="Arial" w:hAnsi="Arial" w:cs="Arial"/>
        </w:rPr>
        <w:t>as compared</w:t>
      </w:r>
      <w:r w:rsidR="00701619" w:rsidRPr="007A18C8">
        <w:rPr>
          <w:rFonts w:ascii="Arial" w:hAnsi="Arial" w:cs="Arial"/>
        </w:rPr>
        <w:t xml:space="preserve"> to other sectors</w:t>
      </w:r>
      <w:r w:rsidR="002C2F4E" w:rsidRPr="007A18C8">
        <w:rPr>
          <w:rFonts w:ascii="Arial" w:hAnsi="Arial" w:cs="Arial"/>
        </w:rPr>
        <w:t>.</w:t>
      </w:r>
      <w:r w:rsidR="00701619" w:rsidRPr="007A18C8">
        <w:rPr>
          <w:rFonts w:ascii="Arial" w:hAnsi="Arial" w:cs="Arial"/>
        </w:rPr>
        <w:t xml:space="preserve"> </w:t>
      </w:r>
      <w:r w:rsidR="004530C6" w:rsidRPr="007A18C8">
        <w:rPr>
          <w:rFonts w:ascii="Arial" w:hAnsi="Arial" w:cs="Arial"/>
        </w:rPr>
        <w:t xml:space="preserve">The </w:t>
      </w:r>
      <w:r w:rsidR="00390811">
        <w:rPr>
          <w:rFonts w:ascii="Arial" w:hAnsi="Arial" w:cs="Arial"/>
        </w:rPr>
        <w:t>AEC Sector</w:t>
      </w:r>
      <w:r w:rsidR="00A63A6B" w:rsidRPr="007A18C8">
        <w:rPr>
          <w:rFonts w:ascii="Arial" w:hAnsi="Arial" w:cs="Arial"/>
        </w:rPr>
        <w:t xml:space="preserve"> </w:t>
      </w:r>
      <w:r w:rsidR="004530C6" w:rsidRPr="007A18C8">
        <w:rPr>
          <w:rFonts w:ascii="Arial" w:hAnsi="Arial" w:cs="Arial"/>
        </w:rPr>
        <w:t>has</w:t>
      </w:r>
      <w:r w:rsidR="00A63A6B" w:rsidRPr="007A18C8">
        <w:rPr>
          <w:rFonts w:ascii="Arial" w:hAnsi="Arial" w:cs="Arial"/>
        </w:rPr>
        <w:t xml:space="preserve"> </w:t>
      </w:r>
      <w:r w:rsidR="004530C6" w:rsidRPr="007A18C8">
        <w:rPr>
          <w:rFonts w:ascii="Arial" w:hAnsi="Arial" w:cs="Arial"/>
        </w:rPr>
        <w:t>long</w:t>
      </w:r>
      <w:r w:rsidR="00A63A6B" w:rsidRPr="007A18C8">
        <w:rPr>
          <w:rFonts w:ascii="Arial" w:hAnsi="Arial" w:cs="Arial"/>
        </w:rPr>
        <w:t xml:space="preserve"> </w:t>
      </w:r>
      <w:r w:rsidR="004530C6" w:rsidRPr="007A18C8">
        <w:rPr>
          <w:rFonts w:ascii="Arial" w:hAnsi="Arial" w:cs="Arial"/>
        </w:rPr>
        <w:t>been</w:t>
      </w:r>
      <w:r w:rsidR="00A63A6B" w:rsidRPr="007A18C8">
        <w:rPr>
          <w:rFonts w:ascii="Arial" w:hAnsi="Arial" w:cs="Arial"/>
        </w:rPr>
        <w:t xml:space="preserve"> </w:t>
      </w:r>
      <w:r w:rsidR="004530C6" w:rsidRPr="007A18C8">
        <w:rPr>
          <w:rFonts w:ascii="Arial" w:hAnsi="Arial" w:cs="Arial"/>
        </w:rPr>
        <w:t>record</w:t>
      </w:r>
      <w:r w:rsidR="00B97898" w:rsidRPr="007A18C8">
        <w:rPr>
          <w:rFonts w:ascii="Arial" w:hAnsi="Arial" w:cs="Arial"/>
        </w:rPr>
        <w:t>ed with</w:t>
      </w:r>
      <w:r w:rsidR="00A63A6B" w:rsidRPr="007A18C8">
        <w:rPr>
          <w:rFonts w:ascii="Arial" w:hAnsi="Arial" w:cs="Arial"/>
        </w:rPr>
        <w:t xml:space="preserve"> </w:t>
      </w:r>
      <w:r w:rsidR="004530C6" w:rsidRPr="007A18C8">
        <w:rPr>
          <w:rFonts w:ascii="Arial" w:hAnsi="Arial" w:cs="Arial"/>
        </w:rPr>
        <w:t xml:space="preserve">the highest number of </w:t>
      </w:r>
      <w:r w:rsidR="001E3B1E">
        <w:rPr>
          <w:rFonts w:ascii="Arial" w:hAnsi="Arial" w:cs="Arial"/>
        </w:rPr>
        <w:t>death</w:t>
      </w:r>
      <w:r w:rsidR="004530C6" w:rsidRPr="007A18C8">
        <w:rPr>
          <w:rFonts w:ascii="Arial" w:hAnsi="Arial" w:cs="Arial"/>
        </w:rPr>
        <w:t xml:space="preserve"> and accident rate </w:t>
      </w:r>
      <w:r w:rsidR="00107C61">
        <w:rPr>
          <w:rFonts w:ascii="Arial" w:hAnsi="Arial" w:cs="Arial"/>
        </w:rPr>
        <w:t>compared with other</w:t>
      </w:r>
      <w:r w:rsidR="004530C6" w:rsidRPr="007A18C8">
        <w:rPr>
          <w:rFonts w:ascii="Arial" w:hAnsi="Arial" w:cs="Arial"/>
        </w:rPr>
        <w:t xml:space="preserve"> industry</w:t>
      </w:r>
      <w:r w:rsidR="00A63A6B" w:rsidRPr="007A18C8">
        <w:rPr>
          <w:rFonts w:ascii="Arial" w:hAnsi="Arial" w:cs="Arial"/>
        </w:rPr>
        <w:t xml:space="preserve"> </w:t>
      </w:r>
      <w:r w:rsidR="004530C6" w:rsidRPr="007A18C8">
        <w:rPr>
          <w:rFonts w:ascii="Arial" w:hAnsi="Arial" w:cs="Arial"/>
        </w:rPr>
        <w:t>sectors</w:t>
      </w:r>
      <w:r w:rsidR="00A63A6B" w:rsidRPr="007A18C8">
        <w:rPr>
          <w:rFonts w:ascii="Arial" w:hAnsi="Arial" w:cs="Arial"/>
        </w:rPr>
        <w:t xml:space="preserve"> </w:t>
      </w:r>
      <w:r w:rsidR="004530C6" w:rsidRPr="007A18C8">
        <w:rPr>
          <w:rFonts w:ascii="Arial" w:hAnsi="Arial" w:cs="Arial"/>
        </w:rPr>
        <w:t>glob</w:t>
      </w:r>
      <w:r w:rsidR="007C1526">
        <w:rPr>
          <w:rFonts w:ascii="Arial" w:hAnsi="Arial" w:cs="Arial"/>
        </w:rPr>
        <w:t>ally</w:t>
      </w:r>
      <w:r w:rsidR="004530C6" w:rsidRPr="007A18C8">
        <w:rPr>
          <w:rFonts w:ascii="Arial" w:hAnsi="Arial" w:cs="Arial"/>
        </w:rPr>
        <w:t>.</w:t>
      </w:r>
      <w:r w:rsidR="004A2B0A" w:rsidRPr="007A18C8">
        <w:rPr>
          <w:rFonts w:ascii="Arial" w:hAnsi="Arial" w:cs="Arial"/>
        </w:rPr>
        <w:t xml:space="preserve"> </w:t>
      </w:r>
      <w:r w:rsidR="004530C6" w:rsidRPr="007A18C8">
        <w:rPr>
          <w:rFonts w:ascii="Arial" w:hAnsi="Arial" w:cs="Arial"/>
        </w:rPr>
        <w:t>For</w:t>
      </w:r>
      <w:r w:rsidR="00A63A6B" w:rsidRPr="007A18C8">
        <w:rPr>
          <w:rFonts w:ascii="Arial" w:hAnsi="Arial" w:cs="Arial"/>
        </w:rPr>
        <w:t xml:space="preserve"> </w:t>
      </w:r>
      <w:r w:rsidR="007C1526">
        <w:rPr>
          <w:rFonts w:ascii="Arial" w:hAnsi="Arial" w:cs="Arial"/>
        </w:rPr>
        <w:t>example</w:t>
      </w:r>
      <w:r w:rsidR="004530C6" w:rsidRPr="007A18C8">
        <w:rPr>
          <w:rFonts w:ascii="Arial" w:hAnsi="Arial" w:cs="Arial"/>
        </w:rPr>
        <w:t>,</w:t>
      </w:r>
      <w:r w:rsidR="00A63A6B" w:rsidRPr="007A18C8">
        <w:rPr>
          <w:rFonts w:ascii="Arial" w:hAnsi="Arial" w:cs="Arial"/>
        </w:rPr>
        <w:t xml:space="preserve"> </w:t>
      </w:r>
      <w:r w:rsidR="007C1526">
        <w:rPr>
          <w:rFonts w:ascii="Arial" w:hAnsi="Arial" w:cs="Arial"/>
        </w:rPr>
        <w:t xml:space="preserve">it is about </w:t>
      </w:r>
      <w:r w:rsidR="004530C6" w:rsidRPr="007A18C8">
        <w:rPr>
          <w:rFonts w:ascii="Arial" w:hAnsi="Arial" w:cs="Arial"/>
        </w:rPr>
        <w:t>79,000</w:t>
      </w:r>
      <w:r w:rsidR="00A63A6B" w:rsidRPr="007A18C8">
        <w:rPr>
          <w:rFonts w:ascii="Arial" w:hAnsi="Arial" w:cs="Arial"/>
        </w:rPr>
        <w:t xml:space="preserve"> </w:t>
      </w:r>
      <w:r w:rsidR="004530C6" w:rsidRPr="007A18C8">
        <w:rPr>
          <w:rFonts w:ascii="Arial" w:hAnsi="Arial" w:cs="Arial"/>
        </w:rPr>
        <w:t>construction workers</w:t>
      </w:r>
      <w:r w:rsidR="004530C6" w:rsidRPr="00C932F1">
        <w:rPr>
          <w:rFonts w:ascii="Arial" w:hAnsi="Arial" w:cs="Arial"/>
        </w:rPr>
        <w:t xml:space="preserve"> suffered from</w:t>
      </w:r>
      <w:r w:rsidR="00107C61">
        <w:rPr>
          <w:rFonts w:ascii="Arial" w:hAnsi="Arial" w:cs="Arial"/>
        </w:rPr>
        <w:t xml:space="preserve"> </w:t>
      </w:r>
      <w:r w:rsidR="004530C6" w:rsidRPr="00C932F1">
        <w:rPr>
          <w:rFonts w:ascii="Arial" w:hAnsi="Arial" w:cs="Arial"/>
        </w:rPr>
        <w:t>health</w:t>
      </w:r>
      <w:r w:rsidR="00107C61">
        <w:rPr>
          <w:rFonts w:ascii="Arial" w:hAnsi="Arial" w:cs="Arial"/>
        </w:rPr>
        <w:t xml:space="preserve"> issue by working</w:t>
      </w:r>
      <w:r w:rsidR="004530C6" w:rsidRPr="00C932F1">
        <w:rPr>
          <w:rFonts w:ascii="Arial" w:hAnsi="Arial" w:cs="Arial"/>
        </w:rPr>
        <w:t xml:space="preserve"> (new or long-standing) and 30 fatal injuries in 2018/19</w:t>
      </w:r>
      <w:r w:rsidR="001F18C5">
        <w:rPr>
          <w:rFonts w:ascii="Arial" w:hAnsi="Arial" w:cs="Arial"/>
        </w:rPr>
        <w:t xml:space="preserve"> </w:t>
      </w:r>
      <w:r w:rsidR="001F18C5" w:rsidRPr="00C932F1">
        <w:rPr>
          <w:rFonts w:ascii="Arial" w:hAnsi="Arial" w:cs="Arial"/>
        </w:rPr>
        <w:fldChar w:fldCharType="begin" w:fldLock="1"/>
      </w:r>
      <w:r w:rsidR="001F18C5" w:rsidRPr="00C932F1">
        <w:rPr>
          <w:rFonts w:ascii="Arial" w:hAnsi="Arial" w:cs="Arial"/>
        </w:rPr>
        <w:instrText>ADDIN CSL_CITATION {"citationItems":[{"id":"ITEM-1","itemData":{"abstract":"Work-related stress, depression or anxiety is defined as a harmful reaction people have to undue pressures and\\r\\ndemands placed on them at work.\\r\\nThe latest estimates from the Labour Force Survey show:\\r\\n</w:instrText>
      </w:r>
      <w:r w:rsidR="001F18C5" w:rsidRPr="00C932F1">
        <w:rPr>
          <w:rFonts w:ascii="Arial" w:hAnsi="Arial" w:cs="Arial"/>
        </w:rPr>
        <w:instrText> The total number of cases of work related stress, depression or anxiety in 2014/15 was 440,000 cases, a\\r\\nprevalence rate of 1380 per 100,000 workers.\\r\\n</w:instrText>
      </w:r>
      <w:r w:rsidR="001F18C5" w:rsidRPr="00C932F1">
        <w:rPr>
          <w:rFonts w:ascii="Arial" w:hAnsi="Arial" w:cs="Arial"/>
        </w:rPr>
        <w:instrText> The number of new cases was 234,000, an incidence rate of 740 per 100,000 workers. The estimated\\r\\nnumber and rate have remained broadly flat for more than a decade.\\r\\n</w:instrText>
      </w:r>
      <w:r w:rsidR="001F18C5" w:rsidRPr="00C932F1">
        <w:rPr>
          <w:rFonts w:ascii="Arial" w:hAnsi="Arial" w:cs="Arial"/>
        </w:rPr>
        <w:instrText> The total number of working days lost due to this condition in 2014/15 was 9.9 million days. This equated\\r\\nto an average of 23 days lost per case.\\r\\n</w:instrText>
      </w:r>
      <w:r w:rsidR="001F18C5" w:rsidRPr="00C932F1">
        <w:rPr>
          <w:rFonts w:ascii="Arial" w:hAnsi="Arial" w:cs="Arial"/>
        </w:rPr>
        <w:instrText> In 2014/15 stress accounted for 35% of all work related ill health cases and 43% of all working days lost\\r\\ndue to ill health.\\r\\n</w:instrText>
      </w:r>
      <w:r w:rsidR="001F18C5" w:rsidRPr="00C932F1">
        <w:rPr>
          <w:rFonts w:ascii="Arial" w:hAnsi="Arial" w:cs="Arial"/>
        </w:rPr>
        <w:instrText> Stress is more prevalent in public service industries, such as education; health and social care; and public\\r\\nadministration and defence.\\r\\n</w:instrText>
      </w:r>
      <w:r w:rsidR="001F18C5" w:rsidRPr="00C932F1">
        <w:rPr>
          <w:rFonts w:ascii="Arial" w:hAnsi="Arial" w:cs="Arial"/>
        </w:rPr>
        <w:instrText> By occupation, jobs that are common across public service industries (such as health; teaching; business,\\r\\nmedia and public service professionals) show higher levels of stress as compared to all jobs.\\r\\n</w:instrText>
      </w:r>
      <w:r w:rsidR="001F18C5" w:rsidRPr="00C932F1">
        <w:rPr>
          <w:rFonts w:ascii="Arial" w:hAnsi="Arial" w:cs="Arial"/>
        </w:rPr>
        <w:instrText> The main work factors cited by respondents as causing work related stress, depression or anxiety (LFS,\\r\\n2009/10-2011/12) were workload pressures, including tight deadlines and too much responsibility and a\\r\\nlack of managerial support.\\r\\n","author":[{"dropping-particle":"","family":"HSE","given":"","non-dropping-particle":"","parse-names":false,"suffix":""}],"container-title":"Annual Statistics","id":"ITEM-1","issued":{"date-parts":[["2019"]]},"title":"Work-related stress , anxiety or depression statistics in Great Britain , 2019","type":"article-journal"},"uris":["http://www.mendeley.com/documents/?uuid=106979db-4333-413c-8ff7-765dd798ea5b"]}],"mendeley":{"formattedCitation":"(HSE, 2019)","plainTextFormattedCitation":"(HSE, 2019)","previouslyFormattedCitation":"(HSE, 2019)"},"properties":{"noteIndex":0},"schema":"https://github.com/citation-style-language/schema/raw/master/csl-citation.json"}</w:instrText>
      </w:r>
      <w:r w:rsidR="001F18C5" w:rsidRPr="00C932F1">
        <w:rPr>
          <w:rFonts w:ascii="Arial" w:hAnsi="Arial" w:cs="Arial"/>
        </w:rPr>
        <w:fldChar w:fldCharType="separate"/>
      </w:r>
      <w:r w:rsidR="001F18C5" w:rsidRPr="00C932F1">
        <w:rPr>
          <w:rFonts w:ascii="Arial" w:hAnsi="Arial" w:cs="Arial"/>
          <w:noProof/>
        </w:rPr>
        <w:t>(HSE, 2019)</w:t>
      </w:r>
      <w:r w:rsidR="001F18C5" w:rsidRPr="00C932F1">
        <w:rPr>
          <w:rFonts w:ascii="Arial" w:hAnsi="Arial" w:cs="Arial"/>
        </w:rPr>
        <w:fldChar w:fldCharType="end"/>
      </w:r>
      <w:r w:rsidR="004530C6" w:rsidRPr="00C932F1">
        <w:rPr>
          <w:rFonts w:ascii="Arial" w:hAnsi="Arial" w:cs="Arial"/>
        </w:rPr>
        <w:t xml:space="preserve">. There </w:t>
      </w:r>
      <w:r w:rsidR="007C1526">
        <w:rPr>
          <w:rFonts w:ascii="Arial" w:hAnsi="Arial" w:cs="Arial"/>
        </w:rPr>
        <w:t>was</w:t>
      </w:r>
      <w:r w:rsidR="004530C6" w:rsidRPr="00C932F1">
        <w:rPr>
          <w:rFonts w:ascii="Arial" w:hAnsi="Arial" w:cs="Arial"/>
        </w:rPr>
        <w:t xml:space="preserve"> also a</w:t>
      </w:r>
      <w:r w:rsidR="007C1526">
        <w:rPr>
          <w:rFonts w:ascii="Arial" w:hAnsi="Arial" w:cs="Arial"/>
        </w:rPr>
        <w:t>bout</w:t>
      </w:r>
      <w:r w:rsidR="004530C6" w:rsidRPr="00C932F1">
        <w:rPr>
          <w:rFonts w:ascii="Arial" w:hAnsi="Arial" w:cs="Arial"/>
        </w:rPr>
        <w:t xml:space="preserve"> 2.1% of </w:t>
      </w:r>
      <w:r w:rsidR="007E3286">
        <w:rPr>
          <w:rFonts w:ascii="Arial" w:hAnsi="Arial" w:cs="Arial"/>
        </w:rPr>
        <w:t xml:space="preserve">construction </w:t>
      </w:r>
      <w:r w:rsidR="004530C6" w:rsidRPr="00C932F1">
        <w:rPr>
          <w:rFonts w:ascii="Arial" w:hAnsi="Arial" w:cs="Arial"/>
        </w:rPr>
        <w:t xml:space="preserve">workers suffering from musculoskeletal disorder </w:t>
      </w:r>
      <w:r w:rsidR="007C1526">
        <w:rPr>
          <w:rFonts w:ascii="Arial" w:hAnsi="Arial" w:cs="Arial"/>
        </w:rPr>
        <w:t xml:space="preserve">that </w:t>
      </w:r>
      <w:r w:rsidR="004530C6" w:rsidRPr="00C932F1">
        <w:rPr>
          <w:rFonts w:ascii="Arial" w:hAnsi="Arial" w:cs="Arial"/>
        </w:rPr>
        <w:t xml:space="preserve">they </w:t>
      </w:r>
      <w:r w:rsidR="00107C61">
        <w:rPr>
          <w:rFonts w:ascii="Arial" w:hAnsi="Arial" w:cs="Arial"/>
        </w:rPr>
        <w:t xml:space="preserve">noticed that </w:t>
      </w:r>
      <w:r w:rsidR="007C1526">
        <w:rPr>
          <w:rFonts w:ascii="Arial" w:hAnsi="Arial" w:cs="Arial"/>
        </w:rPr>
        <w:t>they g</w:t>
      </w:r>
      <w:r w:rsidR="00A16494">
        <w:rPr>
          <w:rFonts w:ascii="Arial" w:hAnsi="Arial" w:cs="Arial"/>
        </w:rPr>
        <w:t>o</w:t>
      </w:r>
      <w:r w:rsidR="007C1526">
        <w:rPr>
          <w:rFonts w:ascii="Arial" w:hAnsi="Arial" w:cs="Arial"/>
        </w:rPr>
        <w:t>t it during working</w:t>
      </w:r>
      <w:r w:rsidR="00A63A6B" w:rsidRPr="00C932F1">
        <w:rPr>
          <w:rFonts w:ascii="Arial" w:hAnsi="Arial" w:cs="Arial"/>
        </w:rPr>
        <w:t xml:space="preserve">. </w:t>
      </w:r>
      <w:r w:rsidR="004530C6" w:rsidRPr="00C932F1">
        <w:rPr>
          <w:rFonts w:ascii="Arial" w:hAnsi="Arial" w:cs="Arial"/>
        </w:rPr>
        <w:t>Th</w:t>
      </w:r>
      <w:r w:rsidR="00107C61">
        <w:rPr>
          <w:rFonts w:ascii="Arial" w:hAnsi="Arial" w:cs="Arial"/>
        </w:rPr>
        <w:t>e</w:t>
      </w:r>
      <w:r w:rsidR="004530C6" w:rsidRPr="00C932F1">
        <w:rPr>
          <w:rFonts w:ascii="Arial" w:hAnsi="Arial" w:cs="Arial"/>
        </w:rPr>
        <w:t xml:space="preserve"> rate is statistical</w:t>
      </w:r>
      <w:r w:rsidR="00107C61">
        <w:rPr>
          <w:rFonts w:ascii="Arial" w:hAnsi="Arial" w:cs="Arial"/>
        </w:rPr>
        <w:t>ly</w:t>
      </w:r>
      <w:r w:rsidR="004530C6" w:rsidRPr="00C932F1">
        <w:rPr>
          <w:rFonts w:ascii="Arial" w:hAnsi="Arial" w:cs="Arial"/>
        </w:rPr>
        <w:t xml:space="preserve"> </w:t>
      </w:r>
      <w:r w:rsidR="00136BDB" w:rsidRPr="00C932F1">
        <w:rPr>
          <w:rFonts w:ascii="Arial" w:hAnsi="Arial" w:cs="Arial"/>
        </w:rPr>
        <w:t>significant</w:t>
      </w:r>
      <w:r w:rsidR="00107C61">
        <w:rPr>
          <w:rFonts w:ascii="Arial" w:hAnsi="Arial" w:cs="Arial"/>
        </w:rPr>
        <w:t xml:space="preserve"> </w:t>
      </w:r>
      <w:r w:rsidR="004530C6" w:rsidRPr="00C932F1">
        <w:rPr>
          <w:rFonts w:ascii="Arial" w:hAnsi="Arial" w:cs="Arial"/>
        </w:rPr>
        <w:t xml:space="preserve">than the rate for workers </w:t>
      </w:r>
      <w:r w:rsidR="00107C61">
        <w:rPr>
          <w:rFonts w:ascii="Arial" w:hAnsi="Arial" w:cs="Arial"/>
        </w:rPr>
        <w:t xml:space="preserve">of other </w:t>
      </w:r>
      <w:r w:rsidR="004530C6" w:rsidRPr="00C932F1">
        <w:rPr>
          <w:rFonts w:ascii="Arial" w:hAnsi="Arial" w:cs="Arial"/>
        </w:rPr>
        <w:t>industries (1.2%)</w:t>
      </w:r>
      <w:r w:rsidR="00A63A6B" w:rsidRPr="00C932F1">
        <w:rPr>
          <w:rFonts w:ascii="Arial" w:hAnsi="Arial" w:cs="Arial"/>
        </w:rPr>
        <w:t xml:space="preserve"> [ibid]</w:t>
      </w:r>
      <w:r w:rsidR="005D0CC7">
        <w:rPr>
          <w:rFonts w:ascii="Arial" w:hAnsi="Arial" w:cs="Arial"/>
        </w:rPr>
        <w:t>.</w:t>
      </w:r>
    </w:p>
    <w:p w14:paraId="251BA6C2" w14:textId="77777777" w:rsidR="00B01A5A" w:rsidRDefault="00B01A5A">
      <w:pPr>
        <w:rPr>
          <w:rFonts w:ascii="Arial" w:hAnsi="Arial" w:cs="Arial"/>
        </w:rPr>
      </w:pPr>
      <w:r>
        <w:rPr>
          <w:rFonts w:ascii="Arial" w:hAnsi="Arial" w:cs="Arial"/>
        </w:rPr>
        <w:br w:type="page"/>
      </w:r>
    </w:p>
    <w:p w14:paraId="43727767" w14:textId="2FE328B9" w:rsidR="00EF6B80" w:rsidRPr="00F30811" w:rsidRDefault="00EF6B80" w:rsidP="00EF6B80">
      <w:pPr>
        <w:pStyle w:val="Heading1"/>
        <w:numPr>
          <w:ilvl w:val="1"/>
          <w:numId w:val="2"/>
        </w:numPr>
        <w:ind w:left="432"/>
        <w:rPr>
          <w:rFonts w:ascii="Arial" w:hAnsi="Arial" w:cs="Arial"/>
          <w:sz w:val="22"/>
          <w:szCs w:val="22"/>
        </w:rPr>
      </w:pPr>
      <w:r w:rsidRPr="00F30811">
        <w:rPr>
          <w:rFonts w:ascii="Arial" w:hAnsi="Arial" w:cs="Arial" w:hint="eastAsia"/>
          <w:sz w:val="22"/>
          <w:szCs w:val="22"/>
        </w:rPr>
        <w:lastRenderedPageBreak/>
        <w:t>Te</w:t>
      </w:r>
      <w:r w:rsidRPr="00F30811">
        <w:rPr>
          <w:rFonts w:ascii="Arial" w:hAnsi="Arial" w:cs="Arial"/>
          <w:sz w:val="22"/>
          <w:szCs w:val="22"/>
        </w:rPr>
        <w:t xml:space="preserve">chnology Implementation in </w:t>
      </w:r>
      <w:r w:rsidR="00390811">
        <w:rPr>
          <w:rFonts w:ascii="Arial" w:hAnsi="Arial" w:cs="Arial"/>
          <w:sz w:val="22"/>
          <w:szCs w:val="22"/>
        </w:rPr>
        <w:t>AEC Sector</w:t>
      </w:r>
    </w:p>
    <w:p w14:paraId="195B9485" w14:textId="060A4774" w:rsidR="00EF6B80" w:rsidRPr="00F30811" w:rsidRDefault="00390811" w:rsidP="004C6B34">
      <w:pPr>
        <w:jc w:val="both"/>
        <w:rPr>
          <w:rFonts w:ascii="Arial" w:hAnsi="Arial" w:cs="Arial"/>
        </w:rPr>
      </w:pPr>
      <w:r w:rsidRPr="00390811">
        <w:rPr>
          <w:rFonts w:ascii="Arial" w:hAnsi="Arial" w:cs="Arial"/>
        </w:rPr>
        <w:t xml:space="preserve">As the </w:t>
      </w:r>
      <w:r>
        <w:rPr>
          <w:rFonts w:ascii="Arial" w:hAnsi="Arial" w:cs="Arial"/>
        </w:rPr>
        <w:t>AEC</w:t>
      </w:r>
      <w:r w:rsidRPr="00390811">
        <w:rPr>
          <w:rFonts w:ascii="Arial" w:hAnsi="Arial" w:cs="Arial"/>
        </w:rPr>
        <w:t xml:space="preserve"> sector is embracing the digital age, the processes involved in the design, construction and operation should be enhanced by technologies dealing with value-added monitoring of data and optimisation of engineering systems</w:t>
      </w:r>
      <w:r w:rsidR="005D0CC7" w:rsidRPr="005D0CC7">
        <w:rPr>
          <w:rFonts w:ascii="Arial" w:hAnsi="Arial" w:cs="Arial"/>
        </w:rPr>
        <w:t>.</w:t>
      </w:r>
      <w:r w:rsidR="005D0CC7">
        <w:rPr>
          <w:rFonts w:ascii="Arial" w:hAnsi="Arial" w:cs="Arial"/>
        </w:rPr>
        <w:t xml:space="preserve"> However, t</w:t>
      </w:r>
      <w:r w:rsidR="00EF6B80" w:rsidRPr="00F30811">
        <w:rPr>
          <w:rFonts w:ascii="Arial" w:hAnsi="Arial" w:cs="Arial"/>
        </w:rPr>
        <w:t xml:space="preserve">he </w:t>
      </w:r>
      <w:r>
        <w:rPr>
          <w:rFonts w:ascii="Arial" w:hAnsi="Arial" w:cs="Arial"/>
        </w:rPr>
        <w:t>AEC Sector</w:t>
      </w:r>
      <w:r w:rsidR="00EF6B80" w:rsidRPr="00F30811">
        <w:rPr>
          <w:rFonts w:ascii="Arial" w:hAnsi="Arial" w:cs="Arial"/>
        </w:rPr>
        <w:t xml:space="preserve"> is notorious to adopt new technology and digitalisation </w:t>
      </w:r>
      <w:r w:rsidR="0065299B">
        <w:rPr>
          <w:rFonts w:ascii="Arial" w:hAnsi="Arial" w:cs="Arial"/>
        </w:rPr>
        <w:t xml:space="preserve">much slowly </w:t>
      </w:r>
      <w:r w:rsidR="00EF6B80" w:rsidRPr="00F30811">
        <w:rPr>
          <w:rFonts w:ascii="Arial" w:hAnsi="Arial" w:cs="Arial"/>
        </w:rPr>
        <w:t xml:space="preserve">compared with other industry. The digitalisation index of construction is very low as shown on below figure </w:t>
      </w:r>
      <w:r w:rsidR="00EF6B80" w:rsidRPr="00F30811">
        <w:rPr>
          <w:rFonts w:ascii="Arial" w:hAnsi="Arial" w:cs="Arial"/>
        </w:rPr>
        <w:fldChar w:fldCharType="begin" w:fldLock="1"/>
      </w:r>
      <w:r w:rsidR="00EF6B80" w:rsidRPr="00F30811">
        <w:rPr>
          <w:rFonts w:ascii="Arial" w:hAnsi="Arial" w:cs="Arial"/>
        </w:rPr>
        <w:instrText>ADDIN CSL_CITATION {"citationItems":[{"id":"ITEM-1","itemData":{"abstract":"In the 25 years since its founding, the McKinsey Global Institute (MGI) has sought to develop a deeper understanding of the evolving global economy. As the business and economics research arm of McKinsey &amp; Company, MGI aims to provide leaders in the commercial, public, and social sectors with the facts and insights on which to base management and policy decisions. MGI research combines the disciplines of economics and management, employing the analytical tools of economics with the insights of business leaders. Our \" micro-to-macro \" methodology examines microeconomic industry trends to better understand the broad macroeconomic forces affecting business strategy and public policy. MGI's in-depth reports have covered more than 20 countries and 30 industries. Current research focuses on six themes: productivity and growth, natural resources, labor markets, the evolution of global financial markets, the economic impact of technology and innovation, and urbanization. Recent reports have assessed global flows; the economies of Brazil, Mexico, Nigeria, and Japan; China's digital transformation; India's path from poverty to empowerment; affordable housing; the effects of global debt; and the economics of tackling obesity.","author":[{"dropping-particle":"","family":"McKinsey","given":"","non-dropping-particle":"","parse-names":false,"suffix":""}],"container-title":"McKinsey Global Institute","id":"ITEM-1","issued":{"date-parts":[["2015"]]},"title":"The MGI Industry Digitization Index","type":"article-journal"},"uris":["http://www.mendeley.com/documents/?uuid=c94903de-45a8-4cdc-811f-c7ef0754d3ca","http://www.mendeley.com/documents/?uuid=9872571c-c737-44db-93c1-61f64861a12c"]}],"mendeley":{"formattedCitation":"(McKinsey, 2015)","plainTextFormattedCitation":"(McKinsey, 2015)","previouslyFormattedCitation":"(McKinsey, 2015)"},"properties":{"noteIndex":0},"schema":"https://github.com/citation-style-language/schema/raw/master/csl-citation.json"}</w:instrText>
      </w:r>
      <w:r w:rsidR="00EF6B80" w:rsidRPr="00F30811">
        <w:rPr>
          <w:rFonts w:ascii="Arial" w:hAnsi="Arial" w:cs="Arial"/>
        </w:rPr>
        <w:fldChar w:fldCharType="separate"/>
      </w:r>
      <w:r w:rsidR="00EF6B80" w:rsidRPr="00F30811">
        <w:rPr>
          <w:rFonts w:ascii="Arial" w:hAnsi="Arial" w:cs="Arial"/>
          <w:noProof/>
        </w:rPr>
        <w:t>(McKinsey, 2015)</w:t>
      </w:r>
      <w:r w:rsidR="00EF6B80" w:rsidRPr="00F30811">
        <w:rPr>
          <w:rFonts w:ascii="Arial" w:hAnsi="Arial" w:cs="Arial"/>
        </w:rPr>
        <w:fldChar w:fldCharType="end"/>
      </w:r>
      <w:r w:rsidR="00EF6B80" w:rsidRPr="00F30811">
        <w:rPr>
          <w:rFonts w:ascii="Arial" w:hAnsi="Arial" w:cs="Arial"/>
        </w:rPr>
        <w:t>.</w:t>
      </w:r>
    </w:p>
    <w:p w14:paraId="695D6D95" w14:textId="77777777" w:rsidR="00EF6B80" w:rsidRPr="00F30811" w:rsidRDefault="00EF6B80" w:rsidP="00EF6B80">
      <w:pPr>
        <w:jc w:val="center"/>
        <w:rPr>
          <w:rFonts w:ascii="Arial" w:hAnsi="Arial" w:cs="Arial"/>
        </w:rPr>
      </w:pPr>
      <w:r w:rsidRPr="00F30811">
        <w:rPr>
          <w:rFonts w:ascii="Arial" w:hAnsi="Arial" w:cs="Arial"/>
          <w:noProof/>
        </w:rPr>
        <w:drawing>
          <wp:inline distT="0" distB="0" distL="0" distR="0" wp14:anchorId="3A605CE4" wp14:editId="1DD865A8">
            <wp:extent cx="4038600" cy="39325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5490" cy="3968476"/>
                    </a:xfrm>
                    <a:prstGeom prst="rect">
                      <a:avLst/>
                    </a:prstGeom>
                  </pic:spPr>
                </pic:pic>
              </a:graphicData>
            </a:graphic>
          </wp:inline>
        </w:drawing>
      </w:r>
    </w:p>
    <w:p w14:paraId="224EC1E3" w14:textId="431AE346" w:rsidR="00F30811" w:rsidRPr="00F30811" w:rsidRDefault="00EF6B80" w:rsidP="00EF6B80">
      <w:pPr>
        <w:jc w:val="both"/>
        <w:rPr>
          <w:rFonts w:ascii="Arial" w:eastAsia="Times New Roman" w:hAnsi="Arial" w:cs="Arial"/>
          <w:lang w:val="en-US"/>
        </w:rPr>
      </w:pPr>
      <w:r w:rsidRPr="00F30811">
        <w:rPr>
          <w:rFonts w:ascii="Arial" w:hAnsi="Arial" w:cs="Arial"/>
        </w:rPr>
        <w:t xml:space="preserve">Although the sector has recognised the need for change and adopted many technological solutions </w:t>
      </w:r>
      <w:r w:rsidR="005D0CC7">
        <w:rPr>
          <w:rFonts w:ascii="Arial" w:hAnsi="Arial" w:cs="Arial"/>
        </w:rPr>
        <w:t xml:space="preserve">such as </w:t>
      </w:r>
      <w:r w:rsidRPr="00F30811">
        <w:rPr>
          <w:rFonts w:ascii="Arial" w:hAnsi="Arial" w:cs="Arial"/>
        </w:rPr>
        <w:t>Building Information Modelling, Virtual Reality</w:t>
      </w:r>
      <w:r w:rsidR="005D0CC7">
        <w:rPr>
          <w:rFonts w:ascii="Arial" w:hAnsi="Arial" w:cs="Arial"/>
        </w:rPr>
        <w:t>, ..etc ,</w:t>
      </w:r>
      <w:r w:rsidRPr="00F30811">
        <w:rPr>
          <w:rFonts w:ascii="Arial" w:hAnsi="Arial" w:cs="Arial"/>
        </w:rPr>
        <w:t xml:space="preserve"> the</w:t>
      </w:r>
      <w:r w:rsidR="005D0CC7">
        <w:rPr>
          <w:rFonts w:ascii="Arial" w:hAnsi="Arial" w:cs="Arial"/>
        </w:rPr>
        <w:t>y</w:t>
      </w:r>
      <w:r w:rsidRPr="00F30811">
        <w:rPr>
          <w:rFonts w:ascii="Arial" w:hAnsi="Arial" w:cs="Arial"/>
        </w:rPr>
        <w:t xml:space="preserve"> are fragmented point solutions and disorganised </w:t>
      </w:r>
      <w:r w:rsidRPr="00F30811">
        <w:rPr>
          <w:rFonts w:ascii="Arial" w:eastAsia="Times New Roman" w:hAnsi="Arial" w:cs="Arial"/>
          <w:lang w:val="en-US"/>
        </w:rPr>
        <w:fldChar w:fldCharType="begin" w:fldLock="1"/>
      </w:r>
      <w:r w:rsidRPr="00F30811">
        <w:rPr>
          <w:rFonts w:ascii="Arial" w:eastAsia="Times New Roman" w:hAnsi="Arial" w:cs="Arial"/>
          <w:lang w:val="en-US"/>
        </w:rPr>
        <w:instrText>ADDIN CSL_CITATION {"citationItems":[{"id":"ITEM-1","itemData":{"DOI":"10.1016/j.autcon.2018.05.004","ISSN":"09265805","abstract":"This paper takes a longitudinal view of literature to explain the current period as disruptive technology drives an evolutionary adaptation of the construction industry in a historical socio-technological process. The authors argue the way Internet of Things (IoT) solutions are conceived as singularly focused “point solutions” undermine future opportunities. An evolutionary view is overlooked because extant literature describes technology in a particular epoch. An ecosystem perspective needs to influence IT strategy as an emerging “digital layer” transcends a smart city and continues to function long after a traditional construction project completes. We describe innovation as a succession of transformational waves in an evolutionary process that is currently manifesting as “Industry 4.0” and changing expectations for the construction industry. The paper concludes by listing emerging trends and warns existing UK construction companies must understand the transformational process they are in and learn how to adapt with a stronger drive for R&amp;D.","author":[{"dropping-particle":"","family":"Woodhead","given":"Roy","non-dropping-particle":"","parse-names":false,"suffix":""},{"dropping-particle":"","family":"Stephenson","given":"Paul","non-dropping-particle":"","parse-names":false,"suffix":""},{"dropping-particle":"","family":"Morrey","given":"Denise","non-dropping-particle":"","parse-names":false,"suffix":""}],"container-title":"Automation in Construction","id":"ITEM-1","issued":{"date-parts":[["2018"]]},"title":"Digital construction: From point solutions to IoT ecosystem","type":"article-journal"},"uris":["http://www.mendeley.com/documents/?uuid=5d1215b0-9298-4cbd-ae5d-f0dee8cfce94"]}],"mendeley":{"formattedCitation":"(Woodhead et al., 2018)","plainTextFormattedCitation":"(Woodhead et al., 2018)","previouslyFormattedCitation":"(Woodhead et al., 2018)"},"properties":{"noteIndex":0},"schema":"https://github.com/citation-style-language/schema/raw/master/csl-citation.json"}</w:instrText>
      </w:r>
      <w:r w:rsidRPr="00F30811">
        <w:rPr>
          <w:rFonts w:ascii="Arial" w:eastAsia="Times New Roman" w:hAnsi="Arial" w:cs="Arial"/>
          <w:lang w:val="en-US"/>
        </w:rPr>
        <w:fldChar w:fldCharType="separate"/>
      </w:r>
      <w:r w:rsidRPr="00F30811">
        <w:rPr>
          <w:rFonts w:ascii="Arial" w:eastAsia="Times New Roman" w:hAnsi="Arial" w:cs="Arial"/>
          <w:noProof/>
          <w:lang w:val="en-US"/>
        </w:rPr>
        <w:t>(Woodhead et al., 2018)</w:t>
      </w:r>
      <w:r w:rsidRPr="00F30811">
        <w:rPr>
          <w:rFonts w:ascii="Arial" w:eastAsia="Times New Roman" w:hAnsi="Arial" w:cs="Arial"/>
          <w:lang w:val="en-US"/>
        </w:rPr>
        <w:fldChar w:fldCharType="end"/>
      </w:r>
      <w:r w:rsidRPr="00F30811">
        <w:rPr>
          <w:rFonts w:ascii="Arial" w:hAnsi="Arial" w:cs="Arial"/>
        </w:rPr>
        <w:t xml:space="preserve">. </w:t>
      </w:r>
      <w:r w:rsidRPr="00F30811">
        <w:rPr>
          <w:rFonts w:ascii="Arial" w:eastAsia="Times New Roman" w:hAnsi="Arial" w:cs="Arial"/>
          <w:lang w:val="en-US"/>
        </w:rPr>
        <w:t xml:space="preserve">To improve the construction project delivery by technology with a long-term advantage, a “planned IoT ecosystem” approach rather than combining different “point solutions” is recognized. </w:t>
      </w:r>
      <w:r w:rsidR="00006382">
        <w:rPr>
          <w:rFonts w:ascii="Arial" w:eastAsia="Times New Roman" w:hAnsi="Arial" w:cs="Arial"/>
          <w:lang w:val="en-US"/>
        </w:rPr>
        <w:t>This</w:t>
      </w:r>
      <w:r w:rsidR="0074665C">
        <w:rPr>
          <w:rFonts w:ascii="Arial" w:eastAsia="Times New Roman" w:hAnsi="Arial" w:cs="Arial"/>
          <w:lang w:val="en-US"/>
        </w:rPr>
        <w:t xml:space="preserve"> system </w:t>
      </w:r>
      <w:r w:rsidR="00C313D1">
        <w:rPr>
          <w:rFonts w:ascii="Arial" w:eastAsia="Times New Roman" w:hAnsi="Arial" w:cs="Arial"/>
          <w:lang w:val="en-US"/>
        </w:rPr>
        <w:t xml:space="preserve">should be </w:t>
      </w:r>
      <w:r w:rsidR="0074665C">
        <w:rPr>
          <w:rFonts w:ascii="Arial" w:eastAsia="Times New Roman" w:hAnsi="Arial" w:cs="Arial"/>
          <w:lang w:val="en-US"/>
        </w:rPr>
        <w:t>with high</w:t>
      </w:r>
      <w:r w:rsidR="00393D4B">
        <w:rPr>
          <w:rFonts w:ascii="Arial" w:eastAsia="Times New Roman" w:hAnsi="Arial" w:cs="Arial"/>
          <w:lang w:val="en-US"/>
        </w:rPr>
        <w:t xml:space="preserve"> connectivity between </w:t>
      </w:r>
      <w:r w:rsidRPr="00F30811">
        <w:rPr>
          <w:rFonts w:ascii="Arial" w:eastAsia="Times New Roman" w:hAnsi="Arial" w:cs="Arial"/>
          <w:lang w:val="en-US"/>
        </w:rPr>
        <w:t>hardware, softwar</w:t>
      </w:r>
      <w:r w:rsidR="00393D4B">
        <w:rPr>
          <w:rFonts w:ascii="Arial" w:eastAsia="Times New Roman" w:hAnsi="Arial" w:cs="Arial"/>
          <w:lang w:val="en-US"/>
        </w:rPr>
        <w:t xml:space="preserve">e </w:t>
      </w:r>
      <w:r w:rsidRPr="00F30811">
        <w:rPr>
          <w:rFonts w:ascii="Arial" w:eastAsia="Times New Roman" w:hAnsi="Arial" w:cs="Arial"/>
          <w:lang w:val="en-US"/>
        </w:rPr>
        <w:t xml:space="preserve">and </w:t>
      </w:r>
      <w:r w:rsidR="004C6B34">
        <w:rPr>
          <w:rFonts w:ascii="Arial" w:eastAsia="Times New Roman" w:hAnsi="Arial" w:cs="Arial"/>
          <w:lang w:val="en-US"/>
        </w:rPr>
        <w:t xml:space="preserve">making </w:t>
      </w:r>
      <w:r w:rsidRPr="00F30811">
        <w:rPr>
          <w:rFonts w:ascii="Arial" w:eastAsia="Times New Roman" w:hAnsi="Arial" w:cs="Arial"/>
          <w:lang w:val="en-US"/>
        </w:rPr>
        <w:t>key decisions</w:t>
      </w:r>
      <w:r w:rsidR="004C6B34">
        <w:rPr>
          <w:rFonts w:ascii="Arial" w:eastAsia="Times New Roman" w:hAnsi="Arial" w:cs="Arial"/>
          <w:lang w:val="en-US"/>
        </w:rPr>
        <w:t xml:space="preserve"> based on data</w:t>
      </w:r>
      <w:r w:rsidR="00C313D1">
        <w:rPr>
          <w:rFonts w:ascii="Arial" w:eastAsia="Times New Roman" w:hAnsi="Arial" w:cs="Arial"/>
          <w:lang w:val="en-US"/>
        </w:rPr>
        <w:t xml:space="preserve"> (ibid)</w:t>
      </w:r>
      <w:r w:rsidRPr="00F30811">
        <w:rPr>
          <w:rFonts w:ascii="Arial" w:eastAsia="Times New Roman" w:hAnsi="Arial" w:cs="Arial"/>
          <w:lang w:val="en-US"/>
        </w:rPr>
        <w:t xml:space="preserve">. </w:t>
      </w:r>
    </w:p>
    <w:p w14:paraId="4FD3E0B5" w14:textId="25D7DA3E" w:rsidR="00AD0755" w:rsidRDefault="00EF6B80" w:rsidP="00EF6B80">
      <w:pPr>
        <w:jc w:val="both"/>
        <w:rPr>
          <w:rFonts w:ascii="Arial" w:hAnsi="Arial" w:cs="Arial"/>
        </w:rPr>
      </w:pPr>
      <w:r w:rsidRPr="00F30811">
        <w:rPr>
          <w:rFonts w:ascii="Arial" w:hAnsi="Arial" w:cs="Arial"/>
        </w:rPr>
        <w:t xml:space="preserve">Besides, as the explosion of global pandemic COVID-19 is accelerating the development of digital transformation in different industry. </w:t>
      </w:r>
      <w:r w:rsidRPr="00583596">
        <w:rPr>
          <w:rFonts w:ascii="Arial" w:hAnsi="Arial" w:cs="Arial"/>
        </w:rPr>
        <w:t>With unprecedented consequences such as the disruption of manufactur</w:t>
      </w:r>
      <w:r w:rsidR="00E0003B" w:rsidRPr="00583596">
        <w:rPr>
          <w:rFonts w:ascii="Arial" w:hAnsi="Arial" w:cs="Arial"/>
        </w:rPr>
        <w:t>ing</w:t>
      </w:r>
      <w:r w:rsidRPr="00583596">
        <w:rPr>
          <w:rFonts w:ascii="Arial" w:hAnsi="Arial" w:cs="Arial"/>
        </w:rPr>
        <w:t xml:space="preserve"> and supply chains, the mitigation </w:t>
      </w:r>
      <w:r w:rsidR="00E0003B" w:rsidRPr="00583596">
        <w:rPr>
          <w:rFonts w:ascii="Arial" w:hAnsi="Arial" w:cs="Arial"/>
        </w:rPr>
        <w:t>to</w:t>
      </w:r>
      <w:r w:rsidRPr="00583596">
        <w:rPr>
          <w:rFonts w:ascii="Arial" w:hAnsi="Arial" w:cs="Arial"/>
        </w:rPr>
        <w:t xml:space="preserve"> the impact by COVID-19 requires new </w:t>
      </w:r>
      <w:r w:rsidR="00E0003B" w:rsidRPr="00583596">
        <w:rPr>
          <w:rFonts w:ascii="Arial" w:hAnsi="Arial" w:cs="Arial"/>
        </w:rPr>
        <w:t xml:space="preserve">approach of working and </w:t>
      </w:r>
      <w:r w:rsidRPr="00583596">
        <w:rPr>
          <w:rFonts w:ascii="Arial" w:hAnsi="Arial" w:cs="Arial"/>
        </w:rPr>
        <w:t>forms of collaboration</w:t>
      </w:r>
      <w:r w:rsidR="00C313D1" w:rsidRPr="00583596">
        <w:rPr>
          <w:rFonts w:ascii="Arial" w:hAnsi="Arial" w:cs="Arial"/>
        </w:rPr>
        <w:t xml:space="preserve"> such as remote working</w:t>
      </w:r>
      <w:r w:rsidRPr="00583596">
        <w:rPr>
          <w:rFonts w:ascii="Arial" w:hAnsi="Arial" w:cs="Arial"/>
        </w:rPr>
        <w:t xml:space="preserve"> </w:t>
      </w:r>
      <w:r w:rsidR="00E0003B" w:rsidRPr="00583596">
        <w:rPr>
          <w:rFonts w:ascii="Arial" w:hAnsi="Arial" w:cs="Arial"/>
        </w:rPr>
        <w:t xml:space="preserve">among team members </w:t>
      </w:r>
      <w:r w:rsidRPr="00583596">
        <w:rPr>
          <w:rFonts w:ascii="Arial" w:hAnsi="Arial" w:cs="Arial"/>
        </w:rPr>
        <w:t xml:space="preserve">to increase overall resilience </w:t>
      </w:r>
      <w:r w:rsidR="00E0003B" w:rsidRPr="00583596">
        <w:rPr>
          <w:rFonts w:ascii="Arial" w:hAnsi="Arial" w:cs="Arial"/>
        </w:rPr>
        <w:t xml:space="preserve">of the business </w:t>
      </w:r>
      <w:r w:rsidRPr="00583596">
        <w:rPr>
          <w:rFonts w:ascii="Arial" w:hAnsi="Arial" w:cs="Arial"/>
        </w:rPr>
        <w:t xml:space="preserve">by using technology. </w:t>
      </w:r>
    </w:p>
    <w:p w14:paraId="2B7F4E57" w14:textId="1737DD9F" w:rsidR="00BB75A4" w:rsidRPr="00F30811" w:rsidRDefault="000562C2" w:rsidP="00575AEE">
      <w:pPr>
        <w:pStyle w:val="Heading1"/>
        <w:numPr>
          <w:ilvl w:val="1"/>
          <w:numId w:val="2"/>
        </w:numPr>
        <w:ind w:left="432"/>
        <w:rPr>
          <w:rFonts w:ascii="Arial" w:hAnsi="Arial" w:cs="Arial"/>
          <w:sz w:val="22"/>
          <w:szCs w:val="22"/>
        </w:rPr>
      </w:pPr>
      <w:r w:rsidRPr="00F30811">
        <w:rPr>
          <w:rFonts w:ascii="Arial" w:hAnsi="Arial" w:cs="Arial"/>
          <w:sz w:val="22"/>
          <w:szCs w:val="22"/>
        </w:rPr>
        <w:t>Smart City and Digital Transformation</w:t>
      </w:r>
    </w:p>
    <w:p w14:paraId="5BFAB988" w14:textId="5B4AB1D9" w:rsidR="005243C6" w:rsidRPr="00F30811" w:rsidRDefault="001510B3" w:rsidP="00AB1266">
      <w:pPr>
        <w:jc w:val="both"/>
        <w:rPr>
          <w:rFonts w:ascii="Arial" w:hAnsi="Arial" w:cs="Arial"/>
        </w:rPr>
      </w:pPr>
      <w:r w:rsidRPr="00583596">
        <w:rPr>
          <w:rFonts w:ascii="Arial" w:hAnsi="Arial" w:cs="Arial"/>
        </w:rPr>
        <w:t>Nowadays, t</w:t>
      </w:r>
      <w:r w:rsidR="007E3286" w:rsidRPr="00583596">
        <w:rPr>
          <w:rFonts w:ascii="Arial" w:hAnsi="Arial" w:cs="Arial"/>
        </w:rPr>
        <w:t xml:space="preserve">he </w:t>
      </w:r>
      <w:r w:rsidR="00EC6BF8" w:rsidRPr="00583596">
        <w:rPr>
          <w:rFonts w:ascii="Arial" w:hAnsi="Arial" w:cs="Arial" w:hint="eastAsia"/>
        </w:rPr>
        <w:t>c</w:t>
      </w:r>
      <w:r w:rsidR="00EC6BF8" w:rsidRPr="00583596">
        <w:rPr>
          <w:rFonts w:ascii="Arial" w:hAnsi="Arial" w:cs="Arial"/>
        </w:rPr>
        <w:t>oncept</w:t>
      </w:r>
      <w:r w:rsidR="00EA02FD" w:rsidRPr="00583596">
        <w:rPr>
          <w:rFonts w:ascii="Arial" w:hAnsi="Arial" w:cs="Arial"/>
        </w:rPr>
        <w:t xml:space="preserve"> of</w:t>
      </w:r>
      <w:r w:rsidR="007E3286" w:rsidRPr="00583596">
        <w:rPr>
          <w:rFonts w:ascii="Arial" w:hAnsi="Arial" w:cs="Arial"/>
        </w:rPr>
        <w:t xml:space="preserve"> smart city </w:t>
      </w:r>
      <w:r w:rsidR="00EA02FD" w:rsidRPr="00583596">
        <w:rPr>
          <w:rFonts w:ascii="Arial" w:hAnsi="Arial" w:cs="Arial"/>
        </w:rPr>
        <w:t>is</w:t>
      </w:r>
      <w:r w:rsidR="007E3286" w:rsidRPr="00583596">
        <w:rPr>
          <w:rFonts w:ascii="Arial" w:hAnsi="Arial" w:cs="Arial"/>
        </w:rPr>
        <w:t xml:space="preserve"> </w:t>
      </w:r>
      <w:r w:rsidR="00EC6BF8" w:rsidRPr="00583596">
        <w:rPr>
          <w:rFonts w:ascii="Arial" w:hAnsi="Arial" w:cs="Arial"/>
        </w:rPr>
        <w:t>common to all of us over the world</w:t>
      </w:r>
      <w:r w:rsidR="007E3286" w:rsidRPr="00583596">
        <w:rPr>
          <w:rFonts w:ascii="Arial" w:hAnsi="Arial" w:cs="Arial"/>
        </w:rPr>
        <w:t xml:space="preserve">. </w:t>
      </w:r>
      <w:r w:rsidR="00AB1266" w:rsidRPr="00583596">
        <w:rPr>
          <w:rFonts w:ascii="Arial" w:hAnsi="Arial" w:cs="Arial"/>
        </w:rPr>
        <w:t>T</w:t>
      </w:r>
      <w:r w:rsidR="005F7B60" w:rsidRPr="00583596">
        <w:rPr>
          <w:rFonts w:ascii="Arial" w:hAnsi="Arial" w:cs="Arial"/>
        </w:rPr>
        <w:t xml:space="preserve">he smart city framework </w:t>
      </w:r>
      <w:r w:rsidR="00505AD2" w:rsidRPr="00583596">
        <w:rPr>
          <w:rFonts w:ascii="Arial" w:hAnsi="Arial" w:cs="Arial"/>
        </w:rPr>
        <w:t>focus</w:t>
      </w:r>
      <w:r w:rsidR="005F7B60" w:rsidRPr="00583596">
        <w:rPr>
          <w:rFonts w:ascii="Arial" w:hAnsi="Arial" w:cs="Arial"/>
        </w:rPr>
        <w:t xml:space="preserve"> </w:t>
      </w:r>
      <w:r w:rsidR="00505AD2" w:rsidRPr="00583596">
        <w:rPr>
          <w:rFonts w:ascii="Arial" w:hAnsi="Arial" w:cs="Arial"/>
        </w:rPr>
        <w:t xml:space="preserve">on </w:t>
      </w:r>
      <w:r w:rsidR="00583596">
        <w:rPr>
          <w:rFonts w:ascii="Arial" w:hAnsi="Arial" w:cs="Arial"/>
        </w:rPr>
        <w:t>connecting</w:t>
      </w:r>
      <w:r w:rsidR="005F7B60" w:rsidRPr="00583596">
        <w:rPr>
          <w:rFonts w:ascii="Arial" w:hAnsi="Arial" w:cs="Arial"/>
        </w:rPr>
        <w:t xml:space="preserve"> all the </w:t>
      </w:r>
      <w:r w:rsidR="00583596">
        <w:rPr>
          <w:rFonts w:ascii="Arial" w:hAnsi="Arial" w:cs="Arial"/>
        </w:rPr>
        <w:t>‘things’</w:t>
      </w:r>
      <w:r w:rsidR="005F7B60" w:rsidRPr="00583596">
        <w:rPr>
          <w:rFonts w:ascii="Arial" w:hAnsi="Arial" w:cs="Arial"/>
        </w:rPr>
        <w:t xml:space="preserve"> effectively with linking the interrelationships</w:t>
      </w:r>
      <w:r w:rsidR="005F7B60" w:rsidRPr="00F30811">
        <w:rPr>
          <w:rFonts w:ascii="Arial" w:hAnsi="Arial" w:cs="Arial"/>
        </w:rPr>
        <w:t xml:space="preserve"> between multiple city systems, </w:t>
      </w:r>
      <w:r w:rsidR="00583596">
        <w:rPr>
          <w:rFonts w:ascii="Arial" w:hAnsi="Arial" w:cs="Arial"/>
        </w:rPr>
        <w:t xml:space="preserve">so that </w:t>
      </w:r>
      <w:r w:rsidR="005F7B60" w:rsidRPr="00F30811">
        <w:rPr>
          <w:rFonts w:ascii="Arial" w:hAnsi="Arial" w:cs="Arial"/>
        </w:rPr>
        <w:t>the output can be efﬁciency multiplied</w:t>
      </w:r>
      <w:r w:rsidR="00AB1266" w:rsidRPr="00F30811">
        <w:rPr>
          <w:rFonts w:ascii="Arial" w:hAnsi="Arial" w:cs="Arial"/>
        </w:rPr>
        <w:t xml:space="preserve"> </w:t>
      </w:r>
      <w:r w:rsidR="00AB1266" w:rsidRPr="00F30811">
        <w:rPr>
          <w:rFonts w:ascii="Arial" w:hAnsi="Arial" w:cs="Arial"/>
        </w:rPr>
        <w:fldChar w:fldCharType="begin" w:fldLock="1"/>
      </w:r>
      <w:r w:rsidR="00AB1266" w:rsidRPr="00F30811">
        <w:rPr>
          <w:rFonts w:ascii="Arial" w:hAnsi="Arial" w:cs="Arial"/>
        </w:rPr>
        <w:instrText>ADDIN CSL_CITATION {"citationItems":[{"id":"ITEM-1","itemData":{"DOI":"10.1680/jsmic.17.00012","abstract":"In the twenty-first century, engineers are being tasked with solving ever more complex and subtle societal challenges-from climate change to unprecedented urbanisation that is materially affecting the lives of many urban populations. As engineers become ever more interdisciplinary and the boundaries of disciplines soften, they need to reflect as a community as to the appropriateness of the engineering paradigm to address these needs. Currently the engineering community is pointing to the digital technologies and the 'smart city' as a deliverer of efficiency and resilience without fully acknowledging the intricate sociopolitical context in which it is situated. This paper explores four key challenges that the (civil) engineering sector must contend with if it is to harness appropriately the potential of digital technologies while maintaining an ethical and productive foundation on which cities can thrive, including (a) embracing complexity, (b) the smart city and social justice, (c) financing the smart city and (d) engineering education.","author":[{"dropping-particle":"","family":"Cosgrave","given":"Ellie","non-dropping-particle":"","parse-names":false,"suffix":""}],"container-title":"Proceedings of the Institution of Civil Engineers - Smart Infrastructure and Construction","id":"ITEM-1","issued":{"date-parts":[["2017"]]},"title":"The smart city: challenges for the civil engineering sector","type":"article-journal"},"uris":["http://www.mendeley.com/documents/?uuid=8009733d-9d00-4234-9071-a1c0c8331131"]}],"mendeley":{"formattedCitation":"(Cosgrave, 2017)","plainTextFormattedCitation":"(Cosgrave, 2017)","previouslyFormattedCitation":"(Cosgrave, 2017)"},"properties":{"noteIndex":0},"schema":"https://github.com/citation-style-language/schema/raw/master/csl-citation.json"}</w:instrText>
      </w:r>
      <w:r w:rsidR="00AB1266" w:rsidRPr="00F30811">
        <w:rPr>
          <w:rFonts w:ascii="Arial" w:hAnsi="Arial" w:cs="Arial"/>
        </w:rPr>
        <w:fldChar w:fldCharType="separate"/>
      </w:r>
      <w:r w:rsidR="00AB1266" w:rsidRPr="00F30811">
        <w:rPr>
          <w:rFonts w:ascii="Arial" w:hAnsi="Arial" w:cs="Arial"/>
          <w:noProof/>
        </w:rPr>
        <w:t>(Cosgrave, 2017)</w:t>
      </w:r>
      <w:r w:rsidR="00AB1266" w:rsidRPr="00F30811">
        <w:rPr>
          <w:rFonts w:ascii="Arial" w:hAnsi="Arial" w:cs="Arial"/>
        </w:rPr>
        <w:fldChar w:fldCharType="end"/>
      </w:r>
      <w:r w:rsidR="005F7B60" w:rsidRPr="00F30811">
        <w:rPr>
          <w:rFonts w:ascii="Arial" w:hAnsi="Arial" w:cs="Arial"/>
        </w:rPr>
        <w:t xml:space="preserve">. </w:t>
      </w:r>
      <w:r w:rsidR="00AB1266" w:rsidRPr="00F30811">
        <w:rPr>
          <w:rFonts w:ascii="Arial" w:hAnsi="Arial" w:cs="Arial"/>
        </w:rPr>
        <w:t>Besides, t</w:t>
      </w:r>
      <w:r w:rsidR="00787E1B" w:rsidRPr="00F30811">
        <w:rPr>
          <w:rFonts w:ascii="Arial" w:hAnsi="Arial" w:cs="Arial"/>
        </w:rPr>
        <w:t>here</w:t>
      </w:r>
      <w:r w:rsidR="00D94457" w:rsidRPr="00F30811">
        <w:rPr>
          <w:rFonts w:ascii="Arial" w:hAnsi="Arial" w:cs="Arial"/>
        </w:rPr>
        <w:t xml:space="preserve"> are 3 elements highlighted for smart cities</w:t>
      </w:r>
      <w:r w:rsidR="00DA4DC1" w:rsidRPr="00F30811">
        <w:rPr>
          <w:rFonts w:ascii="Arial" w:hAnsi="Arial" w:cs="Arial"/>
        </w:rPr>
        <w:t xml:space="preserve"> </w:t>
      </w:r>
      <w:r w:rsidR="00787E1B" w:rsidRPr="00F30811">
        <w:rPr>
          <w:rFonts w:ascii="Arial" w:hAnsi="Arial" w:cs="Arial"/>
        </w:rPr>
        <w:fldChar w:fldCharType="begin" w:fldLock="1"/>
      </w:r>
      <w:r w:rsidR="00A40A80" w:rsidRPr="00F30811">
        <w:rPr>
          <w:rFonts w:ascii="Arial" w:hAnsi="Arial" w:cs="Arial"/>
        </w:rPr>
        <w:instrText>ADDIN CSL_CITATION {"citationItems":[{"id":"ITEM-1","itemData":{"DOI":"10.1147/JRD.2010.2048257","ISSN":"00188646","abstract":"This paper describes the information technology (IT) foundation and principles for Smarter Cities. Smarter Cities are urban areas that exploit operational data, such as that arising from traffic congestion, power consumption statistics, and public safety events, to optimize the operation of city services. The foundational concepts are instrumented, interconnected, and intelligent. Instrumented refers to sources of near-real-time real-world data from both physical and virtual sensors. Interconnected means the integration of those data into an enterprise computing platform and the communication of such information among the various city services. Intelligent refers to the inclusion of complex analytics, modeling, optimization, and visualization in the operational business processes to make better operational decisions. This approach enables the adaptation of city services to the behavior of the inhabitants, which permits the optimal use of the available physical infrastructure and resources, for example, in sensing and controlling consumption of energy and water, managing waste processing and transportation systems, and applying optimization to achieve new efficiencies among these resources. Additional roles exist in intelligent interaction between the city and its inhabitants and further contribute to operational efficiency while maintaining or enhancing quality of life. © 2010 IBM.","author":[{"dropping-particle":"","family":"Harrison","given":"C.","non-dropping-particle":"","parse-names":false,"suffix":""},{"dropping-particle":"","family":"Eckman","given":"B.","non-dropping-particle":"","parse-names":false,"suffix":""},{"dropping-particle":"","family":"Hamilton","given":"R.","non-dropping-particle":"","parse-names":false,"suffix":""},{"dropping-particle":"","family":"Hartswick","given":"P.","non-dropping-particle":"","parse-names":false,"suffix":""},{"dropping-particle":"","family":"Kalagnanam","given":"J.","non-dropping-particle":"","parse-names":false,"suffix":""},{"dropping-particle":"","family":"Paraszczak","given":"J.","non-dropping-particle":"","parse-names":false,"suffix":""},{"dropping-particle":"","family":"Williams","given":"P.","non-dropping-particle":"","parse-names":false,"suffix":""}],"container-title":"IBM Journal of Research and Development","id":"ITEM-1","issued":{"date-parts":[["2010"]]},"title":"Foundations for Smarter Cities","type":"article-journal"},"uris":["http://www.mendeley.com/documents/?uuid=d06d77d6-4f0a-43f7-8528-87a2e9c82b3f","http://www.mendeley.com/documents/?uuid=7b456e05-d17e-4be7-9426-03dced80a12c"]}],"mendeley":{"formattedCitation":"(Harrison et al., 2010)","plainTextFormattedCitation":"(Harrison et al., 2010)","previouslyFormattedCitation":"(Harrison et al., 2010)"},"properties":{"noteIndex":0},"schema":"https://github.com/citation-style-language/schema/raw/master/csl-citation.json"}</w:instrText>
      </w:r>
      <w:r w:rsidR="00787E1B" w:rsidRPr="00F30811">
        <w:rPr>
          <w:rFonts w:ascii="Arial" w:hAnsi="Arial" w:cs="Arial"/>
        </w:rPr>
        <w:fldChar w:fldCharType="separate"/>
      </w:r>
      <w:r w:rsidR="00787E1B" w:rsidRPr="00F30811">
        <w:rPr>
          <w:rFonts w:ascii="Arial" w:hAnsi="Arial" w:cs="Arial"/>
          <w:noProof/>
        </w:rPr>
        <w:t>(Harrison et al., 2010)</w:t>
      </w:r>
      <w:r w:rsidR="00787E1B" w:rsidRPr="00F30811">
        <w:rPr>
          <w:rFonts w:ascii="Arial" w:hAnsi="Arial" w:cs="Arial"/>
        </w:rPr>
        <w:fldChar w:fldCharType="end"/>
      </w:r>
      <w:r w:rsidR="00D94457" w:rsidRPr="00F30811">
        <w:rPr>
          <w:rFonts w:ascii="Arial" w:hAnsi="Arial" w:cs="Arial"/>
        </w:rPr>
        <w:t xml:space="preserve">, which are instrumented, interconnected and intelligent. Instrumentation means capturing the data from the physical world by sensors; interconnection means the data should be integrated from </w:t>
      </w:r>
      <w:r w:rsidR="00D94457" w:rsidRPr="00F30811">
        <w:rPr>
          <w:rFonts w:ascii="Arial" w:hAnsi="Arial" w:cs="Arial"/>
        </w:rPr>
        <w:lastRenderedPageBreak/>
        <w:t>different source and they can communicat</w:t>
      </w:r>
      <w:r w:rsidR="00787E1B" w:rsidRPr="00F30811">
        <w:rPr>
          <w:rFonts w:ascii="Arial" w:hAnsi="Arial" w:cs="Arial"/>
        </w:rPr>
        <w:t>e</w:t>
      </w:r>
      <w:r w:rsidR="00D94457" w:rsidRPr="00F30811">
        <w:rPr>
          <w:rFonts w:ascii="Arial" w:hAnsi="Arial" w:cs="Arial"/>
        </w:rPr>
        <w:t xml:space="preserve"> each other, while intelligent means the data should </w:t>
      </w:r>
      <w:r w:rsidR="00787E1B" w:rsidRPr="00F30811">
        <w:rPr>
          <w:rFonts w:ascii="Arial" w:hAnsi="Arial" w:cs="Arial"/>
        </w:rPr>
        <w:t xml:space="preserve">be visualised and provide insight for making better decision. </w:t>
      </w:r>
    </w:p>
    <w:p w14:paraId="5B323957" w14:textId="6F2A1629" w:rsidR="005356D1" w:rsidRDefault="00583596" w:rsidP="005356D1">
      <w:pPr>
        <w:pStyle w:val="NormalWeb"/>
        <w:spacing w:before="0" w:beforeAutospacing="0" w:after="160" w:afterAutospacing="0"/>
        <w:jc w:val="both"/>
        <w:rPr>
          <w:rFonts w:ascii="Arial" w:eastAsiaTheme="minorEastAsia" w:hAnsi="Arial" w:cs="Arial"/>
          <w:sz w:val="22"/>
          <w:szCs w:val="22"/>
        </w:rPr>
      </w:pPr>
      <w:r>
        <w:rPr>
          <w:rFonts w:ascii="Arial" w:eastAsiaTheme="minorEastAsia" w:hAnsi="Arial" w:cs="Arial"/>
          <w:sz w:val="22"/>
          <w:szCs w:val="22"/>
        </w:rPr>
        <w:t>Apart from that, t</w:t>
      </w:r>
      <w:r w:rsidR="001510B3" w:rsidRPr="00AF2D28">
        <w:rPr>
          <w:rFonts w:ascii="Arial" w:eastAsiaTheme="minorEastAsia" w:hAnsi="Arial" w:cs="Arial"/>
          <w:sz w:val="22"/>
          <w:szCs w:val="22"/>
        </w:rPr>
        <w:t xml:space="preserve">o resolve the long-established barriers in </w:t>
      </w:r>
      <w:r w:rsidR="00390811">
        <w:rPr>
          <w:rFonts w:ascii="Arial" w:eastAsiaTheme="minorEastAsia" w:hAnsi="Arial" w:cs="Arial"/>
          <w:sz w:val="22"/>
          <w:szCs w:val="22"/>
        </w:rPr>
        <w:t>AEC Sector</w:t>
      </w:r>
      <w:r w:rsidR="001510B3" w:rsidRPr="00AF2D28">
        <w:rPr>
          <w:rFonts w:ascii="Arial" w:eastAsiaTheme="minorEastAsia" w:hAnsi="Arial" w:cs="Arial"/>
          <w:sz w:val="22"/>
          <w:szCs w:val="22"/>
        </w:rPr>
        <w:t>,</w:t>
      </w:r>
      <w:r w:rsidR="00EA4F4E" w:rsidRPr="00AF2D28">
        <w:rPr>
          <w:rFonts w:ascii="Arial" w:eastAsiaTheme="minorEastAsia" w:hAnsi="Arial" w:cs="Arial"/>
          <w:sz w:val="22"/>
          <w:szCs w:val="22"/>
        </w:rPr>
        <w:t xml:space="preserve"> an </w:t>
      </w:r>
      <w:r w:rsidR="00DD0E08" w:rsidRPr="00AF2D28">
        <w:rPr>
          <w:rFonts w:ascii="Arial" w:eastAsiaTheme="minorEastAsia" w:hAnsi="Arial" w:cs="Arial"/>
          <w:sz w:val="22"/>
          <w:szCs w:val="22"/>
        </w:rPr>
        <w:t xml:space="preserve">initiative </w:t>
      </w:r>
      <w:r w:rsidR="00091A87" w:rsidRPr="00AF2D28">
        <w:rPr>
          <w:rFonts w:ascii="Arial" w:eastAsiaTheme="minorEastAsia" w:hAnsi="Arial" w:cs="Arial"/>
          <w:sz w:val="22"/>
          <w:szCs w:val="22"/>
        </w:rPr>
        <w:t xml:space="preserve">Project 13 </w:t>
      </w:r>
      <w:r w:rsidR="0039500D" w:rsidRPr="00AF2D28">
        <w:rPr>
          <w:rFonts w:ascii="Arial" w:eastAsiaTheme="minorEastAsia" w:hAnsi="Arial" w:cs="Arial"/>
          <w:sz w:val="22"/>
          <w:szCs w:val="22"/>
        </w:rPr>
        <w:t xml:space="preserve">has </w:t>
      </w:r>
      <w:r w:rsidR="00EA4F4E" w:rsidRPr="00AF2D28">
        <w:rPr>
          <w:rFonts w:ascii="Arial" w:eastAsiaTheme="minorEastAsia" w:hAnsi="Arial" w:cs="Arial"/>
          <w:sz w:val="22"/>
          <w:szCs w:val="22"/>
        </w:rPr>
        <w:t xml:space="preserve">been </w:t>
      </w:r>
      <w:r w:rsidR="0039500D" w:rsidRPr="00AF2D28">
        <w:rPr>
          <w:rFonts w:ascii="Arial" w:eastAsiaTheme="minorEastAsia" w:hAnsi="Arial" w:cs="Arial"/>
          <w:sz w:val="22"/>
          <w:szCs w:val="22"/>
        </w:rPr>
        <w:t xml:space="preserve">risen </w:t>
      </w:r>
      <w:r w:rsidR="00EA4F4E" w:rsidRPr="00AF2D28">
        <w:rPr>
          <w:rFonts w:ascii="Arial" w:eastAsiaTheme="minorEastAsia" w:hAnsi="Arial" w:cs="Arial"/>
          <w:sz w:val="22"/>
          <w:szCs w:val="22"/>
        </w:rPr>
        <w:t xml:space="preserve">under the smart city paradigm </w:t>
      </w:r>
      <w:r w:rsidR="00091A87" w:rsidRPr="00AF2D28">
        <w:rPr>
          <w:rFonts w:ascii="Arial" w:eastAsiaTheme="minorEastAsia" w:hAnsi="Arial" w:cs="Arial"/>
          <w:sz w:val="22"/>
          <w:szCs w:val="22"/>
        </w:rPr>
        <w:t xml:space="preserve">to develop a </w:t>
      </w:r>
      <w:r w:rsidR="00B2516C" w:rsidRPr="00AF2D28">
        <w:rPr>
          <w:rFonts w:ascii="Arial" w:eastAsiaTheme="minorEastAsia" w:hAnsi="Arial" w:cs="Arial"/>
          <w:sz w:val="22"/>
          <w:szCs w:val="22"/>
        </w:rPr>
        <w:t xml:space="preserve">new business model </w:t>
      </w:r>
      <w:r w:rsidR="00091A87" w:rsidRPr="00AF2D28">
        <w:rPr>
          <w:rFonts w:ascii="Arial" w:eastAsiaTheme="minorEastAsia" w:hAnsi="Arial" w:cs="Arial"/>
          <w:sz w:val="22"/>
          <w:szCs w:val="22"/>
        </w:rPr>
        <w:t>for</w:t>
      </w:r>
      <w:r w:rsidR="00B2516C" w:rsidRPr="00AF2D28">
        <w:rPr>
          <w:rFonts w:ascii="Arial" w:eastAsiaTheme="minorEastAsia" w:hAnsi="Arial" w:cs="Arial"/>
          <w:sz w:val="22"/>
          <w:szCs w:val="22"/>
        </w:rPr>
        <w:t xml:space="preserve"> the </w:t>
      </w:r>
      <w:r w:rsidR="00EA4F4E" w:rsidRPr="00AF2D28">
        <w:rPr>
          <w:rFonts w:ascii="Arial" w:eastAsiaTheme="minorEastAsia" w:hAnsi="Arial" w:cs="Arial"/>
          <w:sz w:val="22"/>
          <w:szCs w:val="22"/>
        </w:rPr>
        <w:t>infrastructural</w:t>
      </w:r>
      <w:r w:rsidR="00B2516C" w:rsidRPr="00AF2D28">
        <w:rPr>
          <w:rFonts w:ascii="Arial" w:eastAsiaTheme="minorEastAsia" w:hAnsi="Arial" w:cs="Arial"/>
          <w:sz w:val="22"/>
          <w:szCs w:val="22"/>
        </w:rPr>
        <w:t xml:space="preserve"> project</w:t>
      </w:r>
      <w:r w:rsidR="00091A87" w:rsidRPr="00AF2D28">
        <w:rPr>
          <w:rFonts w:ascii="Arial" w:eastAsiaTheme="minorEastAsia" w:hAnsi="Arial" w:cs="Arial"/>
          <w:sz w:val="22"/>
          <w:szCs w:val="22"/>
        </w:rPr>
        <w:t>s</w:t>
      </w:r>
      <w:r w:rsidR="00B2516C" w:rsidRPr="00AF2D28">
        <w:rPr>
          <w:rFonts w:ascii="Arial" w:eastAsiaTheme="minorEastAsia" w:hAnsi="Arial" w:cs="Arial"/>
          <w:sz w:val="22"/>
          <w:szCs w:val="22"/>
        </w:rPr>
        <w:t>.</w:t>
      </w:r>
      <w:r w:rsidR="00091A87" w:rsidRPr="00AF2D28">
        <w:rPr>
          <w:rFonts w:ascii="Arial" w:eastAsiaTheme="minorEastAsia" w:hAnsi="Arial" w:cs="Arial"/>
          <w:sz w:val="22"/>
          <w:szCs w:val="22"/>
        </w:rPr>
        <w:t xml:space="preserve"> </w:t>
      </w:r>
      <w:r w:rsidR="00E06C9E" w:rsidRPr="00AF2D28">
        <w:rPr>
          <w:rFonts w:ascii="Arial" w:eastAsiaTheme="minorEastAsia" w:hAnsi="Arial" w:cs="Arial"/>
          <w:sz w:val="22"/>
          <w:szCs w:val="22"/>
        </w:rPr>
        <w:t xml:space="preserve">It </w:t>
      </w:r>
      <w:r w:rsidR="00A4238E" w:rsidRPr="00AF2D28">
        <w:rPr>
          <w:rFonts w:ascii="Arial" w:eastAsiaTheme="minorEastAsia" w:hAnsi="Arial" w:cs="Arial"/>
          <w:sz w:val="22"/>
          <w:szCs w:val="22"/>
        </w:rPr>
        <w:t xml:space="preserve">is an industry-led response to delivery models that not just </w:t>
      </w:r>
      <w:r w:rsidR="00B10EF6">
        <w:rPr>
          <w:rFonts w:ascii="Arial" w:eastAsiaTheme="minorEastAsia" w:hAnsi="Arial" w:cs="Arial"/>
          <w:sz w:val="22"/>
          <w:szCs w:val="22"/>
        </w:rPr>
        <w:t xml:space="preserve">for </w:t>
      </w:r>
      <w:r w:rsidR="00693B03" w:rsidRPr="00AF2D28">
        <w:rPr>
          <w:rFonts w:ascii="Arial" w:eastAsiaTheme="minorEastAsia" w:hAnsi="Arial" w:cs="Arial"/>
          <w:sz w:val="22"/>
          <w:szCs w:val="22"/>
        </w:rPr>
        <w:t>the stakeholders as mentioned</w:t>
      </w:r>
      <w:r w:rsidR="00A4238E" w:rsidRPr="00AF2D28">
        <w:rPr>
          <w:rFonts w:ascii="Arial" w:eastAsiaTheme="minorEastAsia" w:hAnsi="Arial" w:cs="Arial"/>
          <w:sz w:val="22"/>
          <w:szCs w:val="22"/>
        </w:rPr>
        <w:t xml:space="preserve">, but also </w:t>
      </w:r>
      <w:r w:rsidR="00091A87" w:rsidRPr="00AF2D28">
        <w:rPr>
          <w:rFonts w:ascii="Arial" w:eastAsiaTheme="minorEastAsia" w:hAnsi="Arial" w:cs="Arial"/>
          <w:sz w:val="22"/>
          <w:szCs w:val="22"/>
        </w:rPr>
        <w:t>the citizens</w:t>
      </w:r>
      <w:r w:rsidR="00A4238E" w:rsidRPr="005356D1">
        <w:rPr>
          <w:rFonts w:ascii="Arial" w:eastAsiaTheme="minorEastAsia" w:hAnsi="Arial" w:cs="Arial"/>
          <w:sz w:val="22"/>
          <w:szCs w:val="22"/>
        </w:rPr>
        <w:t xml:space="preserve"> of economic infrastructure. It aims to develop a new business model </w:t>
      </w:r>
      <w:r w:rsidR="00E06C9E" w:rsidRPr="005356D1">
        <w:rPr>
          <w:rFonts w:ascii="Arial" w:eastAsiaTheme="minorEastAsia" w:hAnsi="Arial" w:cs="Arial"/>
          <w:sz w:val="22"/>
          <w:szCs w:val="22"/>
        </w:rPr>
        <w:t xml:space="preserve">to </w:t>
      </w:r>
      <w:r w:rsidR="00136BDB" w:rsidRPr="005356D1">
        <w:rPr>
          <w:rFonts w:ascii="Arial" w:eastAsiaTheme="minorEastAsia" w:hAnsi="Arial" w:cs="Arial"/>
          <w:sz w:val="22"/>
          <w:szCs w:val="22"/>
        </w:rPr>
        <w:t>increase</w:t>
      </w:r>
      <w:r w:rsidR="00A4238E" w:rsidRPr="005356D1">
        <w:rPr>
          <w:rFonts w:ascii="Arial" w:eastAsiaTheme="minorEastAsia" w:hAnsi="Arial" w:cs="Arial"/>
          <w:sz w:val="22"/>
          <w:szCs w:val="22"/>
        </w:rPr>
        <w:t xml:space="preserve"> certainty</w:t>
      </w:r>
      <w:r w:rsidR="00136BDB" w:rsidRPr="005356D1">
        <w:rPr>
          <w:rFonts w:ascii="Arial" w:eastAsiaTheme="minorEastAsia" w:hAnsi="Arial" w:cs="Arial"/>
          <w:sz w:val="22"/>
          <w:szCs w:val="22"/>
        </w:rPr>
        <w:t>,</w:t>
      </w:r>
      <w:r w:rsidR="00A4238E" w:rsidRPr="005356D1">
        <w:rPr>
          <w:rFonts w:ascii="Arial" w:eastAsiaTheme="minorEastAsia" w:hAnsi="Arial" w:cs="Arial"/>
          <w:sz w:val="22"/>
          <w:szCs w:val="22"/>
        </w:rPr>
        <w:t xml:space="preserve"> productivity</w:t>
      </w:r>
      <w:r w:rsidR="00136BDB" w:rsidRPr="005356D1">
        <w:rPr>
          <w:rFonts w:ascii="Arial" w:eastAsiaTheme="minorEastAsia" w:hAnsi="Arial" w:cs="Arial"/>
          <w:sz w:val="22"/>
          <w:szCs w:val="22"/>
        </w:rPr>
        <w:t xml:space="preserve"> and</w:t>
      </w:r>
      <w:r w:rsidR="00A4238E" w:rsidRPr="005356D1">
        <w:rPr>
          <w:rFonts w:ascii="Arial" w:eastAsiaTheme="minorEastAsia" w:hAnsi="Arial" w:cs="Arial"/>
          <w:sz w:val="22"/>
          <w:szCs w:val="22"/>
        </w:rPr>
        <w:t xml:space="preserve"> improv</w:t>
      </w:r>
      <w:r w:rsidR="00712B82" w:rsidRPr="005356D1">
        <w:rPr>
          <w:rFonts w:ascii="Arial" w:eastAsiaTheme="minorEastAsia" w:hAnsi="Arial" w:cs="Arial"/>
          <w:sz w:val="22"/>
          <w:szCs w:val="22"/>
        </w:rPr>
        <w:t>e</w:t>
      </w:r>
      <w:r w:rsidR="00136BDB" w:rsidRPr="005356D1">
        <w:rPr>
          <w:rFonts w:ascii="Arial" w:eastAsiaTheme="minorEastAsia" w:hAnsi="Arial" w:cs="Arial"/>
          <w:sz w:val="22"/>
          <w:szCs w:val="22"/>
        </w:rPr>
        <w:t xml:space="preserve"> </w:t>
      </w:r>
      <w:r w:rsidR="00A4238E" w:rsidRPr="005356D1">
        <w:rPr>
          <w:rFonts w:ascii="Arial" w:eastAsiaTheme="minorEastAsia" w:hAnsi="Arial" w:cs="Arial"/>
          <w:sz w:val="22"/>
          <w:szCs w:val="22"/>
        </w:rPr>
        <w:t>outcomes</w:t>
      </w:r>
      <w:r w:rsidR="00136BDB" w:rsidRPr="005356D1">
        <w:rPr>
          <w:rFonts w:ascii="Arial" w:eastAsiaTheme="minorEastAsia" w:hAnsi="Arial" w:cs="Arial"/>
          <w:sz w:val="22"/>
          <w:szCs w:val="22"/>
        </w:rPr>
        <w:t xml:space="preserve"> from the project life cycle</w:t>
      </w:r>
      <w:r w:rsidR="00091A87" w:rsidRPr="005356D1">
        <w:rPr>
          <w:rFonts w:ascii="Arial" w:eastAsiaTheme="minorEastAsia" w:hAnsi="Arial" w:cs="Arial"/>
          <w:sz w:val="22"/>
          <w:szCs w:val="22"/>
        </w:rPr>
        <w:t xml:space="preserve">. </w:t>
      </w:r>
      <w:r w:rsidR="004D6D48">
        <w:rPr>
          <w:rFonts w:ascii="Arial" w:eastAsiaTheme="minorEastAsia" w:hAnsi="Arial" w:cs="Arial"/>
          <w:sz w:val="22"/>
          <w:szCs w:val="22"/>
        </w:rPr>
        <w:t xml:space="preserve">And most importantly, </w:t>
      </w:r>
      <w:r w:rsidR="00A4238E" w:rsidRPr="005356D1">
        <w:rPr>
          <w:rFonts w:ascii="Arial" w:eastAsiaTheme="minorEastAsia" w:hAnsi="Arial" w:cs="Arial"/>
          <w:sz w:val="22"/>
          <w:szCs w:val="22"/>
        </w:rPr>
        <w:t>Digital transformation is a key enabler of this new business model</w:t>
      </w:r>
      <w:r w:rsidR="00091A87" w:rsidRPr="005356D1">
        <w:rPr>
          <w:rFonts w:ascii="Arial" w:eastAsiaTheme="minorEastAsia" w:hAnsi="Arial" w:cs="Arial"/>
          <w:sz w:val="22"/>
          <w:szCs w:val="22"/>
        </w:rPr>
        <w:t xml:space="preserve">. </w:t>
      </w:r>
      <w:commentRangeStart w:id="0"/>
      <w:r w:rsidR="00091A87" w:rsidRPr="005356D1">
        <w:rPr>
          <w:rFonts w:ascii="Arial" w:eastAsiaTheme="minorEastAsia" w:hAnsi="Arial" w:cs="Arial"/>
          <w:sz w:val="22"/>
          <w:szCs w:val="22"/>
        </w:rPr>
        <w:fldChar w:fldCharType="begin" w:fldLock="1"/>
      </w:r>
      <w:r w:rsidR="00FC58B1" w:rsidRPr="005356D1">
        <w:rPr>
          <w:rFonts w:ascii="Arial" w:eastAsiaTheme="minorEastAsia" w:hAnsi="Arial" w:cs="Arial"/>
          <w:sz w:val="22"/>
          <w:szCs w:val="22"/>
        </w:rPr>
        <w:instrText>ADDIN CSL_CITATION {"citationItems":[{"id":"ITEM-1","itemData":{"author":[{"dropping-particle":"","family":"Radford, Jamie; Macdonald","given":"Jennifer;","non-dropping-particle":"","parse-names":false,"suffix":""}],"id":"ITEM-1","issued":{"date-parts":[["2020"]]},"title":"Project 13 Digital Transformation Workstream: Infrastructure industry benchmarking report","type":"report"},"uris":["http://www.mendeley.com/documents/?uuid=5ebc08a7-d1f3-498b-aba2-bfdea25f771b"]}],"mendeley":{"formattedCitation":"(Radford, Jamie; Macdonald, 2020)","plainTextFormattedCitation":"(Radford, Jamie; Macdonald, 2020)","previouslyFormattedCitation":"(Radford, Jamie; Macdonald, 2020)"},"properties":{"noteIndex":0},"schema":"https://github.com/citation-style-language/schema/raw/master/csl-citation.json"}</w:instrText>
      </w:r>
      <w:r w:rsidR="00091A87" w:rsidRPr="005356D1">
        <w:rPr>
          <w:rFonts w:ascii="Arial" w:eastAsiaTheme="minorEastAsia" w:hAnsi="Arial" w:cs="Arial"/>
          <w:sz w:val="22"/>
          <w:szCs w:val="22"/>
        </w:rPr>
        <w:fldChar w:fldCharType="separate"/>
      </w:r>
      <w:r w:rsidR="00AE7A2A" w:rsidRPr="005356D1">
        <w:rPr>
          <w:rFonts w:ascii="Arial" w:eastAsiaTheme="minorEastAsia" w:hAnsi="Arial" w:cs="Arial"/>
          <w:noProof/>
          <w:sz w:val="22"/>
          <w:szCs w:val="22"/>
        </w:rPr>
        <w:t>(Radford, Jamie; Macdonald, 2020)</w:t>
      </w:r>
      <w:r w:rsidR="00091A87" w:rsidRPr="005356D1">
        <w:rPr>
          <w:rFonts w:ascii="Arial" w:eastAsiaTheme="minorEastAsia" w:hAnsi="Arial" w:cs="Arial"/>
          <w:sz w:val="22"/>
          <w:szCs w:val="22"/>
        </w:rPr>
        <w:fldChar w:fldCharType="end"/>
      </w:r>
      <w:commentRangeEnd w:id="0"/>
      <w:r w:rsidR="00EF0671">
        <w:rPr>
          <w:rStyle w:val="CommentReference"/>
          <w:rFonts w:asciiTheme="minorHAnsi" w:eastAsiaTheme="minorEastAsia" w:hAnsiTheme="minorHAnsi" w:cstheme="minorBidi"/>
        </w:rPr>
        <w:commentReference w:id="0"/>
      </w:r>
      <w:r w:rsidR="005356D1" w:rsidRPr="005356D1">
        <w:rPr>
          <w:rFonts w:ascii="Arial" w:eastAsiaTheme="minorEastAsia" w:hAnsi="Arial" w:cs="Arial"/>
          <w:sz w:val="22"/>
          <w:szCs w:val="22"/>
        </w:rPr>
        <w:t xml:space="preserve">. </w:t>
      </w:r>
    </w:p>
    <w:p w14:paraId="4BC64D61" w14:textId="44999AA7" w:rsidR="00390811" w:rsidRDefault="005356D1" w:rsidP="00886956">
      <w:pPr>
        <w:jc w:val="both"/>
        <w:rPr>
          <w:rFonts w:ascii="Arial" w:hAnsi="Arial" w:cs="Arial"/>
        </w:rPr>
      </w:pPr>
      <w:r w:rsidRPr="005356D1">
        <w:rPr>
          <w:rFonts w:ascii="Arial" w:hAnsi="Arial" w:cs="Arial"/>
        </w:rPr>
        <w:t>Regarding to this, t</w:t>
      </w:r>
      <w:r w:rsidR="007B1C70" w:rsidRPr="005356D1">
        <w:rPr>
          <w:rFonts w:ascii="Arial" w:hAnsi="Arial" w:cs="Arial"/>
        </w:rPr>
        <w:t xml:space="preserve">he </w:t>
      </w:r>
      <w:r w:rsidRPr="005356D1">
        <w:rPr>
          <w:rFonts w:ascii="Arial" w:hAnsi="Arial" w:cs="Arial"/>
        </w:rPr>
        <w:t>building</w:t>
      </w:r>
      <w:r w:rsidR="007B1C70" w:rsidRPr="005356D1">
        <w:rPr>
          <w:rFonts w:ascii="Arial" w:hAnsi="Arial" w:cs="Arial"/>
        </w:rPr>
        <w:t xml:space="preserve"> process should </w:t>
      </w:r>
      <w:r w:rsidRPr="005356D1">
        <w:rPr>
          <w:rFonts w:ascii="Arial" w:hAnsi="Arial" w:cs="Arial"/>
        </w:rPr>
        <w:t xml:space="preserve">also </w:t>
      </w:r>
      <w:r w:rsidR="007B1C70" w:rsidRPr="005356D1">
        <w:rPr>
          <w:rFonts w:ascii="Arial" w:hAnsi="Arial" w:cs="Arial"/>
        </w:rPr>
        <w:t>have a revolution</w:t>
      </w:r>
      <w:r w:rsidR="00505AD2" w:rsidRPr="005356D1">
        <w:rPr>
          <w:rFonts w:ascii="Arial" w:hAnsi="Arial" w:cs="Arial"/>
        </w:rPr>
        <w:t>ary</w:t>
      </w:r>
      <w:r w:rsidR="007B1C70" w:rsidRPr="005356D1">
        <w:rPr>
          <w:rFonts w:ascii="Arial" w:hAnsi="Arial" w:cs="Arial"/>
        </w:rPr>
        <w:t xml:space="preserve"> change to </w:t>
      </w:r>
      <w:r w:rsidRPr="005356D1">
        <w:rPr>
          <w:rFonts w:ascii="Arial" w:hAnsi="Arial" w:cs="Arial"/>
        </w:rPr>
        <w:t>construct</w:t>
      </w:r>
      <w:r w:rsidR="007B1C70" w:rsidRPr="005356D1">
        <w:rPr>
          <w:rFonts w:ascii="Arial" w:hAnsi="Arial" w:cs="Arial"/>
        </w:rPr>
        <w:t xml:space="preserve"> a smart city</w:t>
      </w:r>
      <w:r w:rsidR="00505AD2" w:rsidRPr="005356D1">
        <w:rPr>
          <w:rFonts w:ascii="Arial" w:hAnsi="Arial" w:cs="Arial"/>
        </w:rPr>
        <w:t xml:space="preserve"> under this </w:t>
      </w:r>
      <w:r w:rsidR="00647B96" w:rsidRPr="005356D1">
        <w:rPr>
          <w:rFonts w:ascii="Arial" w:hAnsi="Arial" w:cs="Arial"/>
        </w:rPr>
        <w:t>initiative</w:t>
      </w:r>
      <w:r w:rsidR="00505AD2" w:rsidRPr="005356D1">
        <w:rPr>
          <w:rFonts w:ascii="Arial" w:hAnsi="Arial" w:cs="Arial"/>
        </w:rPr>
        <w:t>.</w:t>
      </w:r>
      <w:r w:rsidR="007B1C70" w:rsidRPr="005356D1">
        <w:rPr>
          <w:rFonts w:ascii="Arial" w:hAnsi="Arial" w:cs="Arial"/>
        </w:rPr>
        <w:t xml:space="preserve"> </w:t>
      </w:r>
      <w:r w:rsidR="00F35288">
        <w:rPr>
          <w:rFonts w:ascii="Arial" w:hAnsi="Arial" w:cs="Arial"/>
        </w:rPr>
        <w:t xml:space="preserve">Can we </w:t>
      </w:r>
      <w:r w:rsidR="00390811">
        <w:rPr>
          <w:rFonts w:ascii="Arial" w:hAnsi="Arial" w:cs="Arial"/>
        </w:rPr>
        <w:t>utilise</w:t>
      </w:r>
      <w:r w:rsidR="00F35288">
        <w:rPr>
          <w:rFonts w:ascii="Arial" w:hAnsi="Arial" w:cs="Arial"/>
        </w:rPr>
        <w:t xml:space="preserve"> </w:t>
      </w:r>
      <w:r w:rsidRPr="005356D1">
        <w:rPr>
          <w:rFonts w:ascii="Arial" w:hAnsi="Arial" w:cs="Arial"/>
        </w:rPr>
        <w:t xml:space="preserve">a </w:t>
      </w:r>
      <w:r w:rsidR="00390811">
        <w:rPr>
          <w:rFonts w:ascii="Arial" w:hAnsi="Arial" w:cs="Arial"/>
        </w:rPr>
        <w:t xml:space="preserve">optimised engineering </w:t>
      </w:r>
      <w:r w:rsidR="00F35288">
        <w:rPr>
          <w:rFonts w:ascii="Arial" w:hAnsi="Arial" w:cs="Arial"/>
        </w:rPr>
        <w:t xml:space="preserve">system </w:t>
      </w:r>
      <w:r w:rsidR="00390811">
        <w:rPr>
          <w:rFonts w:ascii="Arial" w:hAnsi="Arial" w:cs="Arial"/>
        </w:rPr>
        <w:t xml:space="preserve">so that we can </w:t>
      </w:r>
      <w:r w:rsidRPr="005356D1">
        <w:rPr>
          <w:rFonts w:ascii="Arial" w:hAnsi="Arial" w:cs="Arial"/>
        </w:rPr>
        <w:t xml:space="preserve">effectively control </w:t>
      </w:r>
      <w:r w:rsidR="00F35288">
        <w:rPr>
          <w:rFonts w:ascii="Arial" w:hAnsi="Arial" w:cs="Arial"/>
        </w:rPr>
        <w:t xml:space="preserve">and get insight from </w:t>
      </w:r>
      <w:r w:rsidRPr="005356D1">
        <w:rPr>
          <w:rFonts w:ascii="Arial" w:hAnsi="Arial" w:cs="Arial"/>
        </w:rPr>
        <w:t xml:space="preserve">the information generated </w:t>
      </w:r>
      <w:r w:rsidR="00F35288">
        <w:rPr>
          <w:rFonts w:ascii="Arial" w:hAnsi="Arial" w:cs="Arial"/>
        </w:rPr>
        <w:t>to improve</w:t>
      </w:r>
      <w:r w:rsidRPr="005356D1">
        <w:rPr>
          <w:rFonts w:ascii="Arial" w:hAnsi="Arial" w:cs="Arial"/>
        </w:rPr>
        <w:t xml:space="preserve"> the project delivery</w:t>
      </w:r>
      <w:r w:rsidR="00F35288">
        <w:rPr>
          <w:rFonts w:ascii="Arial" w:hAnsi="Arial" w:cs="Arial"/>
        </w:rPr>
        <w:t xml:space="preserve">? </w:t>
      </w:r>
    </w:p>
    <w:p w14:paraId="14BDBB4E" w14:textId="5A9837A8" w:rsidR="00886956" w:rsidRPr="00930DED" w:rsidRDefault="00390811" w:rsidP="00886956">
      <w:pPr>
        <w:jc w:val="both"/>
        <w:rPr>
          <w:rFonts w:ascii="Arial" w:hAnsi="Arial" w:cs="Arial"/>
        </w:rPr>
      </w:pPr>
      <w:r>
        <w:rPr>
          <w:rFonts w:ascii="Arial" w:hAnsi="Arial" w:cs="Arial"/>
        </w:rPr>
        <w:t>T</w:t>
      </w:r>
      <w:r w:rsidR="00886956">
        <w:rPr>
          <w:rFonts w:ascii="Arial" w:hAnsi="Arial" w:cs="Arial"/>
        </w:rPr>
        <w:t xml:space="preserve">his study will make use of current </w:t>
      </w:r>
      <w:r w:rsidR="00886956" w:rsidRPr="00930DED">
        <w:rPr>
          <w:rFonts w:ascii="Arial" w:hAnsi="Arial" w:cs="Arial"/>
        </w:rPr>
        <w:t>s</w:t>
      </w:r>
      <w:r w:rsidR="00886956">
        <w:rPr>
          <w:rFonts w:ascii="Arial" w:hAnsi="Arial" w:cs="Arial"/>
        </w:rPr>
        <w:t>ervices</w:t>
      </w:r>
      <w:r w:rsidR="00886956" w:rsidRPr="00930DED">
        <w:rPr>
          <w:rFonts w:ascii="Arial" w:hAnsi="Arial" w:cs="Arial"/>
        </w:rPr>
        <w:t xml:space="preserve"> and software available on the market to build the prototype of </w:t>
      </w:r>
      <w:r>
        <w:rPr>
          <w:rFonts w:ascii="Arial" w:hAnsi="Arial" w:cs="Arial"/>
        </w:rPr>
        <w:t>such kind of</w:t>
      </w:r>
      <w:r w:rsidR="00886956" w:rsidRPr="00930DED">
        <w:rPr>
          <w:rFonts w:ascii="Arial" w:hAnsi="Arial" w:cs="Arial"/>
        </w:rPr>
        <w:t xml:space="preserve"> Control Room system. The functionality and visualisation techniques of th</w:t>
      </w:r>
      <w:r w:rsidR="008D2DC9">
        <w:rPr>
          <w:rFonts w:ascii="Arial" w:hAnsi="Arial" w:cs="Arial"/>
        </w:rPr>
        <w:t>is system</w:t>
      </w:r>
      <w:r w:rsidR="00886956" w:rsidRPr="00930DED">
        <w:rPr>
          <w:rFonts w:ascii="Arial" w:hAnsi="Arial" w:cs="Arial"/>
        </w:rPr>
        <w:t xml:space="preserve"> will be evaluated to investigate what functionality of a control room should be provided and how it can be improved. </w:t>
      </w:r>
    </w:p>
    <w:p w14:paraId="334655BE" w14:textId="40316DBE" w:rsidR="004B67B9" w:rsidRDefault="004B67B9" w:rsidP="004B67B9">
      <w:pPr>
        <w:pStyle w:val="Heading1"/>
        <w:numPr>
          <w:ilvl w:val="1"/>
          <w:numId w:val="2"/>
        </w:numPr>
        <w:ind w:left="432"/>
        <w:rPr>
          <w:rFonts w:ascii="Arial" w:hAnsi="Arial" w:cs="Arial"/>
          <w:sz w:val="22"/>
          <w:szCs w:val="22"/>
        </w:rPr>
      </w:pPr>
      <w:r w:rsidRPr="00575AEE">
        <w:rPr>
          <w:rFonts w:ascii="Arial" w:hAnsi="Arial" w:cs="Arial"/>
          <w:sz w:val="22"/>
          <w:szCs w:val="22"/>
        </w:rPr>
        <w:t>Scope of Research</w:t>
      </w:r>
    </w:p>
    <w:p w14:paraId="349B5115" w14:textId="64693BC7" w:rsidR="002E4043" w:rsidRDefault="002E4043">
      <w:pPr>
        <w:rPr>
          <w:rFonts w:ascii="Arial" w:hAnsi="Arial" w:cs="Arial"/>
        </w:rPr>
      </w:pPr>
      <w:r w:rsidRPr="00C932F1">
        <w:rPr>
          <w:rFonts w:ascii="Arial" w:hAnsi="Arial" w:cs="Arial"/>
        </w:rPr>
        <w:t>Th</w:t>
      </w:r>
      <w:r w:rsidR="00D27E2C">
        <w:rPr>
          <w:rFonts w:ascii="Arial" w:hAnsi="Arial" w:cs="Arial"/>
        </w:rPr>
        <w:t>e</w:t>
      </w:r>
      <w:r w:rsidR="00486C95">
        <w:rPr>
          <w:rFonts w:ascii="Arial" w:hAnsi="Arial" w:cs="Arial"/>
        </w:rPr>
        <w:t xml:space="preserve"> </w:t>
      </w:r>
      <w:r w:rsidR="00E23FD4">
        <w:rPr>
          <w:rFonts w:ascii="Arial" w:hAnsi="Arial" w:cs="Arial"/>
        </w:rPr>
        <w:t xml:space="preserve">major </w:t>
      </w:r>
      <w:r w:rsidR="00486C95">
        <w:rPr>
          <w:rFonts w:ascii="Arial" w:hAnsi="Arial" w:cs="Arial"/>
        </w:rPr>
        <w:t xml:space="preserve">scope of research of this </w:t>
      </w:r>
      <w:r w:rsidR="004D6D48">
        <w:rPr>
          <w:rFonts w:ascii="Arial" w:hAnsi="Arial" w:cs="Arial"/>
        </w:rPr>
        <w:t>study</w:t>
      </w:r>
      <w:r w:rsidR="00486C95">
        <w:rPr>
          <w:rFonts w:ascii="Arial" w:hAnsi="Arial" w:cs="Arial"/>
        </w:rPr>
        <w:t xml:space="preserve"> is as follows</w:t>
      </w:r>
      <w:r w:rsidRPr="00C932F1">
        <w:rPr>
          <w:rFonts w:ascii="Arial" w:hAnsi="Arial" w:cs="Arial"/>
        </w:rPr>
        <w:t>:</w:t>
      </w:r>
    </w:p>
    <w:p w14:paraId="319C1250" w14:textId="624EBAD6" w:rsidR="004D6D48" w:rsidRDefault="004D6D48" w:rsidP="004D6D48">
      <w:pPr>
        <w:pStyle w:val="NormalWeb"/>
        <w:numPr>
          <w:ilvl w:val="0"/>
          <w:numId w:val="3"/>
        </w:numPr>
        <w:spacing w:before="0" w:beforeAutospacing="0" w:after="0" w:afterAutospacing="0"/>
        <w:ind w:left="360"/>
        <w:jc w:val="both"/>
        <w:rPr>
          <w:rFonts w:ascii="Arial" w:hAnsi="Arial" w:cs="Arial"/>
          <w:sz w:val="22"/>
          <w:szCs w:val="22"/>
          <w:lang w:val="x-none"/>
        </w:rPr>
      </w:pPr>
      <w:r w:rsidRPr="00C932F1">
        <w:rPr>
          <w:rFonts w:ascii="Arial" w:hAnsi="Arial" w:cs="Arial"/>
          <w:sz w:val="22"/>
          <w:szCs w:val="22"/>
          <w:lang w:val="en-US"/>
        </w:rPr>
        <w:t xml:space="preserve">What types of </w:t>
      </w:r>
      <w:r w:rsidR="004E3C73">
        <w:rPr>
          <w:rFonts w:ascii="Arial" w:hAnsi="Arial" w:cs="Arial"/>
          <w:sz w:val="22"/>
          <w:szCs w:val="22"/>
          <w:lang w:val="en-US"/>
        </w:rPr>
        <w:t>collaboration tools</w:t>
      </w:r>
      <w:r>
        <w:rPr>
          <w:rFonts w:ascii="Arial" w:hAnsi="Arial" w:cs="Arial"/>
          <w:sz w:val="22"/>
          <w:szCs w:val="22"/>
          <w:lang w:val="en-US"/>
        </w:rPr>
        <w:t xml:space="preserve"> and </w:t>
      </w:r>
      <w:r w:rsidRPr="00C932F1">
        <w:rPr>
          <w:rFonts w:ascii="Arial" w:hAnsi="Arial" w:cs="Arial"/>
          <w:sz w:val="22"/>
          <w:szCs w:val="22"/>
          <w:lang w:val="x-none"/>
        </w:rPr>
        <w:t>visualisation</w:t>
      </w:r>
      <w:r w:rsidRPr="00C932F1">
        <w:rPr>
          <w:rFonts w:ascii="Arial" w:hAnsi="Arial" w:cs="Arial"/>
          <w:sz w:val="22"/>
          <w:szCs w:val="22"/>
          <w:lang w:val="en-US"/>
        </w:rPr>
        <w:t xml:space="preserve"> technique </w:t>
      </w:r>
      <w:r>
        <w:rPr>
          <w:rFonts w:ascii="Arial" w:hAnsi="Arial" w:cs="Arial"/>
          <w:sz w:val="22"/>
          <w:szCs w:val="22"/>
          <w:lang w:val="en-US"/>
        </w:rPr>
        <w:t>should</w:t>
      </w:r>
      <w:r w:rsidRPr="00C932F1">
        <w:rPr>
          <w:rFonts w:ascii="Arial" w:hAnsi="Arial" w:cs="Arial"/>
          <w:sz w:val="22"/>
          <w:szCs w:val="22"/>
          <w:lang w:val="en-US"/>
        </w:rPr>
        <w:t xml:space="preserve"> be used </w:t>
      </w:r>
      <w:r w:rsidR="004E3C73">
        <w:rPr>
          <w:rFonts w:ascii="Arial" w:hAnsi="Arial" w:cs="Arial"/>
          <w:sz w:val="22"/>
          <w:szCs w:val="22"/>
          <w:lang w:val="en-US"/>
        </w:rPr>
        <w:t xml:space="preserve">for the </w:t>
      </w:r>
      <w:r w:rsidR="00FB7738">
        <w:rPr>
          <w:rFonts w:ascii="Arial" w:hAnsi="Arial" w:cs="Arial"/>
          <w:sz w:val="22"/>
          <w:szCs w:val="22"/>
          <w:lang w:val="en-US"/>
        </w:rPr>
        <w:t>C</w:t>
      </w:r>
      <w:r w:rsidR="004E3C73">
        <w:rPr>
          <w:rFonts w:ascii="Arial" w:hAnsi="Arial" w:cs="Arial"/>
          <w:sz w:val="22"/>
          <w:szCs w:val="22"/>
          <w:lang w:val="en-US"/>
        </w:rPr>
        <w:t xml:space="preserve">ontrol </w:t>
      </w:r>
      <w:r w:rsidR="00FB7738">
        <w:rPr>
          <w:rFonts w:ascii="Arial" w:hAnsi="Arial" w:cs="Arial"/>
          <w:sz w:val="22"/>
          <w:szCs w:val="22"/>
          <w:lang w:val="en-US"/>
        </w:rPr>
        <w:t>R</w:t>
      </w:r>
      <w:r w:rsidR="004E3C73">
        <w:rPr>
          <w:rFonts w:ascii="Arial" w:hAnsi="Arial" w:cs="Arial"/>
          <w:sz w:val="22"/>
          <w:szCs w:val="22"/>
          <w:lang w:val="en-US"/>
        </w:rPr>
        <w:t xml:space="preserve">oom </w:t>
      </w:r>
      <w:r w:rsidRPr="00C932F1">
        <w:rPr>
          <w:rFonts w:ascii="Arial" w:hAnsi="Arial" w:cs="Arial"/>
          <w:sz w:val="22"/>
          <w:szCs w:val="22"/>
          <w:lang w:val="en-US"/>
        </w:rPr>
        <w:t xml:space="preserve">to give insight and improve </w:t>
      </w:r>
      <w:r w:rsidR="00886956">
        <w:rPr>
          <w:rFonts w:ascii="Arial" w:hAnsi="Arial" w:cs="Arial"/>
          <w:sz w:val="22"/>
          <w:szCs w:val="22"/>
          <w:lang w:val="en-US"/>
        </w:rPr>
        <w:t xml:space="preserve">the </w:t>
      </w:r>
      <w:r w:rsidRPr="00C932F1">
        <w:rPr>
          <w:rFonts w:ascii="Arial" w:hAnsi="Arial" w:cs="Arial"/>
          <w:sz w:val="22"/>
          <w:szCs w:val="22"/>
          <w:lang w:val="en-US"/>
        </w:rPr>
        <w:t>project delivery</w:t>
      </w:r>
      <w:r w:rsidRPr="00C932F1">
        <w:rPr>
          <w:rFonts w:ascii="Arial" w:hAnsi="Arial" w:cs="Arial"/>
          <w:sz w:val="22"/>
          <w:szCs w:val="22"/>
          <w:lang w:val="x-none"/>
        </w:rPr>
        <w:t>?</w:t>
      </w:r>
    </w:p>
    <w:p w14:paraId="3E10F6EA" w14:textId="77777777" w:rsidR="004D6D48" w:rsidRPr="004D6D48" w:rsidRDefault="004D6D48" w:rsidP="004D6D48">
      <w:pPr>
        <w:pStyle w:val="NormalWeb"/>
        <w:spacing w:before="0" w:beforeAutospacing="0" w:after="0" w:afterAutospacing="0"/>
        <w:ind w:left="360"/>
        <w:jc w:val="both"/>
        <w:rPr>
          <w:rFonts w:ascii="Arial" w:hAnsi="Arial" w:cs="Arial"/>
          <w:sz w:val="22"/>
          <w:szCs w:val="22"/>
          <w:lang w:val="x-none"/>
        </w:rPr>
      </w:pPr>
    </w:p>
    <w:p w14:paraId="5787CAAA" w14:textId="61C275FB" w:rsidR="00EB0542" w:rsidRPr="00C932F1" w:rsidRDefault="008079CD" w:rsidP="00EB0542">
      <w:pPr>
        <w:pStyle w:val="NormalWeb"/>
        <w:numPr>
          <w:ilvl w:val="0"/>
          <w:numId w:val="3"/>
        </w:numPr>
        <w:spacing w:before="0" w:beforeAutospacing="0" w:after="0" w:afterAutospacing="0"/>
        <w:ind w:left="360"/>
        <w:jc w:val="both"/>
        <w:rPr>
          <w:rFonts w:ascii="Arial" w:hAnsi="Arial" w:cs="Arial"/>
          <w:sz w:val="22"/>
          <w:szCs w:val="22"/>
          <w:lang w:val="en-US"/>
        </w:rPr>
      </w:pPr>
      <w:r>
        <w:rPr>
          <w:rFonts w:ascii="Arial" w:hAnsi="Arial" w:cs="Arial"/>
          <w:sz w:val="22"/>
          <w:szCs w:val="22"/>
        </w:rPr>
        <w:t xml:space="preserve">How </w:t>
      </w:r>
      <w:r w:rsidR="00886956">
        <w:rPr>
          <w:rFonts w:ascii="Arial" w:hAnsi="Arial" w:cs="Arial"/>
          <w:sz w:val="22"/>
          <w:szCs w:val="22"/>
        </w:rPr>
        <w:t xml:space="preserve">does </w:t>
      </w:r>
      <w:r w:rsidR="00672786">
        <w:rPr>
          <w:rFonts w:ascii="Arial" w:hAnsi="Arial" w:cs="Arial"/>
          <w:sz w:val="22"/>
          <w:szCs w:val="22"/>
        </w:rPr>
        <w:t>the</w:t>
      </w:r>
      <w:r w:rsidR="00EB0542" w:rsidRPr="00C932F1">
        <w:rPr>
          <w:rFonts w:ascii="Arial" w:hAnsi="Arial" w:cs="Arial"/>
          <w:sz w:val="22"/>
          <w:szCs w:val="22"/>
          <w:lang w:val="en-US"/>
        </w:rPr>
        <w:t xml:space="preserve"> control room </w:t>
      </w:r>
      <w:r w:rsidR="00672786">
        <w:rPr>
          <w:rFonts w:ascii="Arial" w:hAnsi="Arial" w:cs="Arial"/>
          <w:sz w:val="22"/>
          <w:szCs w:val="22"/>
          <w:lang w:val="en-US"/>
        </w:rPr>
        <w:t xml:space="preserve">work </w:t>
      </w:r>
      <w:r w:rsidR="00CA4D90" w:rsidRPr="00C932F1">
        <w:rPr>
          <w:rFonts w:ascii="Arial" w:hAnsi="Arial" w:cs="Arial"/>
          <w:sz w:val="22"/>
          <w:szCs w:val="22"/>
          <w:lang w:val="x-none"/>
        </w:rPr>
        <w:t xml:space="preserve">to solve </w:t>
      </w:r>
      <w:r w:rsidR="00BD0276" w:rsidRPr="00C932F1">
        <w:rPr>
          <w:rFonts w:ascii="Arial" w:hAnsi="Arial" w:cs="Arial"/>
          <w:sz w:val="22"/>
          <w:szCs w:val="22"/>
          <w:lang w:val="x-none"/>
        </w:rPr>
        <w:t>the long-lasting</w:t>
      </w:r>
      <w:r w:rsidR="00CA4D90" w:rsidRPr="00C932F1">
        <w:rPr>
          <w:rFonts w:ascii="Arial" w:hAnsi="Arial" w:cs="Arial"/>
          <w:sz w:val="22"/>
          <w:szCs w:val="22"/>
          <w:lang w:val="x-none"/>
        </w:rPr>
        <w:t xml:space="preserve"> </w:t>
      </w:r>
      <w:r w:rsidR="002E4043" w:rsidRPr="00C932F1">
        <w:rPr>
          <w:rFonts w:ascii="Arial" w:hAnsi="Arial" w:cs="Arial"/>
          <w:sz w:val="22"/>
          <w:szCs w:val="22"/>
          <w:lang w:val="x-none"/>
        </w:rPr>
        <w:t>problems</w:t>
      </w:r>
      <w:r w:rsidR="00BD0276" w:rsidRPr="00C932F1">
        <w:rPr>
          <w:rFonts w:ascii="Arial" w:hAnsi="Arial" w:cs="Arial"/>
          <w:sz w:val="22"/>
          <w:szCs w:val="22"/>
          <w:lang w:val="x-none"/>
        </w:rPr>
        <w:t xml:space="preserve"> of </w:t>
      </w:r>
      <w:r w:rsidR="00EF0671">
        <w:rPr>
          <w:rFonts w:ascii="Arial" w:hAnsi="Arial" w:cs="Arial"/>
          <w:sz w:val="22"/>
          <w:szCs w:val="22"/>
          <w:lang w:val="x-none"/>
        </w:rPr>
        <w:t>infrastructural</w:t>
      </w:r>
      <w:r w:rsidR="00BD0276" w:rsidRPr="00C932F1">
        <w:rPr>
          <w:rFonts w:ascii="Arial" w:hAnsi="Arial" w:cs="Arial"/>
          <w:sz w:val="22"/>
          <w:szCs w:val="22"/>
          <w:lang w:val="x-none"/>
        </w:rPr>
        <w:t xml:space="preserve"> project</w:t>
      </w:r>
      <w:r w:rsidR="00EF0671">
        <w:rPr>
          <w:rFonts w:ascii="Arial" w:hAnsi="Arial" w:cs="Arial"/>
          <w:sz w:val="22"/>
          <w:szCs w:val="22"/>
          <w:lang w:val="x-none"/>
        </w:rPr>
        <w:t>s</w:t>
      </w:r>
      <w:r w:rsidR="00BD0276" w:rsidRPr="00C932F1">
        <w:rPr>
          <w:rFonts w:ascii="Arial" w:hAnsi="Arial" w:cs="Arial"/>
          <w:sz w:val="22"/>
          <w:szCs w:val="22"/>
          <w:lang w:val="x-none"/>
        </w:rPr>
        <w:t xml:space="preserve"> in </w:t>
      </w:r>
      <w:r w:rsidR="00EF0671">
        <w:rPr>
          <w:rFonts w:ascii="Arial" w:hAnsi="Arial" w:cs="Arial"/>
          <w:sz w:val="22"/>
          <w:szCs w:val="22"/>
          <w:lang w:val="x-none"/>
        </w:rPr>
        <w:t>construction</w:t>
      </w:r>
      <w:r w:rsidR="00BD0276" w:rsidRPr="00C932F1">
        <w:rPr>
          <w:rFonts w:ascii="Arial" w:hAnsi="Arial" w:cs="Arial"/>
          <w:sz w:val="22"/>
          <w:szCs w:val="22"/>
          <w:lang w:val="x-none"/>
        </w:rPr>
        <w:t xml:space="preserve"> stages</w:t>
      </w:r>
      <w:r w:rsidR="002E4043" w:rsidRPr="00C932F1">
        <w:rPr>
          <w:rFonts w:ascii="Arial" w:hAnsi="Arial" w:cs="Arial"/>
          <w:sz w:val="22"/>
          <w:szCs w:val="22"/>
          <w:lang w:val="x-none"/>
        </w:rPr>
        <w:t>?</w:t>
      </w:r>
    </w:p>
    <w:p w14:paraId="6B85B801" w14:textId="77777777" w:rsidR="00D73285" w:rsidRDefault="00D73285" w:rsidP="004D6D48">
      <w:pPr>
        <w:pStyle w:val="NormalWeb"/>
        <w:spacing w:before="0" w:beforeAutospacing="0" w:after="0" w:afterAutospacing="0"/>
        <w:jc w:val="both"/>
        <w:rPr>
          <w:rFonts w:ascii="Arial" w:hAnsi="Arial" w:cs="Arial"/>
          <w:sz w:val="22"/>
          <w:szCs w:val="22"/>
          <w:lang w:val="x-none"/>
        </w:rPr>
      </w:pPr>
    </w:p>
    <w:p w14:paraId="6E88C400" w14:textId="1B60A605" w:rsidR="0015053D" w:rsidRPr="00EF0671" w:rsidRDefault="00EF0671" w:rsidP="00EF0671">
      <w:pPr>
        <w:pStyle w:val="NormalWeb"/>
        <w:numPr>
          <w:ilvl w:val="0"/>
          <w:numId w:val="3"/>
        </w:numPr>
        <w:spacing w:before="0" w:beforeAutospacing="0" w:after="0" w:afterAutospacing="0"/>
        <w:ind w:left="360"/>
        <w:jc w:val="both"/>
        <w:rPr>
          <w:rFonts w:ascii="Arial" w:hAnsi="Arial" w:cs="Arial"/>
          <w:sz w:val="22"/>
          <w:szCs w:val="22"/>
          <w:lang w:val="x-none"/>
        </w:rPr>
      </w:pPr>
      <w:r w:rsidRPr="00EF0671">
        <w:rPr>
          <w:rFonts w:ascii="Arial" w:eastAsiaTheme="minorEastAsia" w:hAnsi="Arial" w:cs="Arial"/>
          <w:sz w:val="22"/>
          <w:szCs w:val="22"/>
          <w:lang w:val="x-none"/>
        </w:rPr>
        <w:t xml:space="preserve">How </w:t>
      </w:r>
      <w:r w:rsidR="004F50BC">
        <w:rPr>
          <w:rFonts w:ascii="Arial" w:eastAsiaTheme="minorEastAsia" w:hAnsi="Arial" w:cs="Arial"/>
          <w:sz w:val="22"/>
          <w:szCs w:val="22"/>
          <w:lang w:val="x-none"/>
        </w:rPr>
        <w:t xml:space="preserve">should </w:t>
      </w:r>
      <w:r w:rsidR="00FB7738">
        <w:rPr>
          <w:rFonts w:ascii="Arial" w:eastAsiaTheme="minorEastAsia" w:hAnsi="Arial" w:cs="Arial"/>
          <w:sz w:val="22"/>
          <w:szCs w:val="22"/>
          <w:lang w:val="x-none"/>
        </w:rPr>
        <w:t>the Control Room</w:t>
      </w:r>
      <w:r w:rsidR="004F50BC">
        <w:rPr>
          <w:rFonts w:ascii="Arial" w:eastAsiaTheme="minorEastAsia" w:hAnsi="Arial" w:cs="Arial"/>
          <w:sz w:val="22"/>
          <w:szCs w:val="22"/>
          <w:lang w:val="x-none"/>
        </w:rPr>
        <w:t xml:space="preserve"> be improved </w:t>
      </w:r>
      <w:r w:rsidR="00201674">
        <w:rPr>
          <w:rFonts w:ascii="Arial" w:eastAsiaTheme="minorEastAsia" w:hAnsi="Arial" w:cs="Arial"/>
          <w:sz w:val="22"/>
          <w:szCs w:val="22"/>
          <w:lang w:val="x-none"/>
        </w:rPr>
        <w:t>upon review</w:t>
      </w:r>
      <w:r w:rsidR="004F50BC">
        <w:rPr>
          <w:rFonts w:ascii="Arial" w:eastAsiaTheme="minorEastAsia" w:hAnsi="Arial" w:cs="Arial"/>
          <w:sz w:val="22"/>
          <w:szCs w:val="22"/>
          <w:lang w:val="x-none"/>
        </w:rPr>
        <w:t xml:space="preserve"> on the current solutions</w:t>
      </w:r>
      <w:r w:rsidR="00201674">
        <w:rPr>
          <w:rFonts w:ascii="Arial" w:eastAsiaTheme="minorEastAsia" w:hAnsi="Arial" w:cs="Arial"/>
          <w:sz w:val="22"/>
          <w:szCs w:val="22"/>
          <w:lang w:val="x-none"/>
        </w:rPr>
        <w:t xml:space="preserve"> on the market</w:t>
      </w:r>
      <w:r w:rsidR="004F50BC">
        <w:rPr>
          <w:rFonts w:ascii="Arial" w:eastAsiaTheme="minorEastAsia" w:hAnsi="Arial" w:cs="Arial"/>
          <w:sz w:val="22"/>
          <w:szCs w:val="22"/>
          <w:lang w:val="x-none"/>
        </w:rPr>
        <w:t>?</w:t>
      </w:r>
    </w:p>
    <w:p w14:paraId="5AACE305" w14:textId="56DD4999" w:rsidR="00252902" w:rsidRDefault="00252902">
      <w:pPr>
        <w:rPr>
          <w:rFonts w:ascii="Arial" w:hAnsi="Arial" w:cs="Arial"/>
          <w:highlight w:val="yellow"/>
          <w:lang w:val="x-none"/>
        </w:rPr>
      </w:pPr>
      <w:r>
        <w:rPr>
          <w:rFonts w:ascii="Arial" w:hAnsi="Arial" w:cs="Arial"/>
          <w:highlight w:val="yellow"/>
          <w:lang w:val="x-none"/>
        </w:rPr>
        <w:br w:type="page"/>
      </w:r>
    </w:p>
    <w:p w14:paraId="67AAF85C" w14:textId="64C6041F" w:rsidR="00F7144A" w:rsidRPr="00B0586D" w:rsidRDefault="00F7144A" w:rsidP="00FA26DB">
      <w:pPr>
        <w:pStyle w:val="Heading1"/>
        <w:numPr>
          <w:ilvl w:val="0"/>
          <w:numId w:val="2"/>
        </w:numPr>
        <w:rPr>
          <w:rFonts w:ascii="Arial" w:hAnsi="Arial" w:cs="Arial"/>
        </w:rPr>
      </w:pPr>
      <w:r w:rsidRPr="00B0586D">
        <w:rPr>
          <w:rFonts w:ascii="Arial" w:hAnsi="Arial" w:cs="Arial"/>
        </w:rPr>
        <w:lastRenderedPageBreak/>
        <w:t>Literature Review</w:t>
      </w:r>
    </w:p>
    <w:p w14:paraId="05449290" w14:textId="2E1A5960" w:rsidR="00C63D5E" w:rsidRPr="00C63D5E" w:rsidRDefault="00C63D5E" w:rsidP="00C63D5E">
      <w:pPr>
        <w:pStyle w:val="Heading1"/>
        <w:numPr>
          <w:ilvl w:val="1"/>
          <w:numId w:val="2"/>
        </w:numPr>
        <w:ind w:left="432"/>
        <w:rPr>
          <w:rFonts w:ascii="Arial" w:hAnsi="Arial" w:cs="Arial"/>
          <w:sz w:val="22"/>
          <w:szCs w:val="22"/>
        </w:rPr>
      </w:pPr>
      <w:r w:rsidRPr="00C63D5E">
        <w:rPr>
          <w:rFonts w:ascii="Arial" w:hAnsi="Arial" w:cs="Arial"/>
          <w:sz w:val="22"/>
          <w:szCs w:val="22"/>
        </w:rPr>
        <w:t>Control Room</w:t>
      </w:r>
    </w:p>
    <w:p w14:paraId="0E620E79" w14:textId="1DD64728" w:rsidR="00D258B0" w:rsidRPr="0048396C" w:rsidRDefault="00A85F4E" w:rsidP="00F37AA0">
      <w:pPr>
        <w:pStyle w:val="NormalWeb"/>
        <w:shd w:val="clear" w:color="auto" w:fill="FFFFFF"/>
        <w:spacing w:before="300" w:after="0"/>
        <w:jc w:val="both"/>
        <w:rPr>
          <w:rFonts w:ascii="Arial" w:hAnsi="Arial" w:cs="Arial"/>
          <w:sz w:val="22"/>
          <w:szCs w:val="22"/>
        </w:rPr>
      </w:pPr>
      <w:r>
        <w:rPr>
          <w:rFonts w:ascii="Arial" w:hAnsi="Arial" w:cs="Arial"/>
          <w:sz w:val="22"/>
          <w:szCs w:val="22"/>
        </w:rPr>
        <w:t>T</w:t>
      </w:r>
      <w:r w:rsidR="006241AE" w:rsidRPr="0048396C">
        <w:rPr>
          <w:rFonts w:ascii="Arial" w:hAnsi="Arial" w:cs="Arial"/>
          <w:sz w:val="22"/>
          <w:szCs w:val="22"/>
        </w:rPr>
        <w:t xml:space="preserve">he </w:t>
      </w:r>
      <w:r w:rsidR="005D49AF" w:rsidRPr="0048396C">
        <w:rPr>
          <w:rFonts w:ascii="Arial" w:hAnsi="Arial" w:cs="Arial"/>
          <w:sz w:val="22"/>
          <w:szCs w:val="22"/>
        </w:rPr>
        <w:t xml:space="preserve">control room </w:t>
      </w:r>
      <w:r w:rsidR="006241AE" w:rsidRPr="0048396C">
        <w:rPr>
          <w:rFonts w:ascii="Arial" w:hAnsi="Arial" w:cs="Arial"/>
          <w:sz w:val="22"/>
          <w:szCs w:val="22"/>
        </w:rPr>
        <w:t xml:space="preserve">concept was </w:t>
      </w:r>
      <w:r w:rsidR="00D901BE">
        <w:rPr>
          <w:rFonts w:ascii="Arial" w:hAnsi="Arial" w:cs="Arial"/>
          <w:sz w:val="22"/>
          <w:szCs w:val="22"/>
        </w:rPr>
        <w:t>originated</w:t>
      </w:r>
      <w:r w:rsidR="006241AE" w:rsidRPr="0048396C">
        <w:rPr>
          <w:rFonts w:ascii="Arial" w:hAnsi="Arial" w:cs="Arial"/>
          <w:sz w:val="22"/>
          <w:szCs w:val="22"/>
        </w:rPr>
        <w:t xml:space="preserve"> in 1970s</w:t>
      </w:r>
      <w:r w:rsidR="00D901BE">
        <w:rPr>
          <w:rFonts w:ascii="Arial" w:hAnsi="Arial" w:cs="Arial"/>
          <w:sz w:val="22"/>
          <w:szCs w:val="22"/>
        </w:rPr>
        <w:t>,</w:t>
      </w:r>
      <w:r w:rsidR="006241AE" w:rsidRPr="0048396C">
        <w:rPr>
          <w:rFonts w:ascii="Arial" w:hAnsi="Arial" w:cs="Arial"/>
          <w:sz w:val="22"/>
          <w:szCs w:val="22"/>
        </w:rPr>
        <w:t xml:space="preserve"> the </w:t>
      </w:r>
      <w:r w:rsidR="00D901BE">
        <w:rPr>
          <w:rFonts w:ascii="Arial" w:hAnsi="Arial" w:cs="Arial"/>
          <w:sz w:val="22"/>
          <w:szCs w:val="22"/>
        </w:rPr>
        <w:t xml:space="preserve">launch of </w:t>
      </w:r>
      <w:r w:rsidR="006241AE" w:rsidRPr="0048396C">
        <w:rPr>
          <w:rFonts w:ascii="Arial" w:hAnsi="Arial" w:cs="Arial"/>
          <w:sz w:val="22"/>
          <w:szCs w:val="22"/>
        </w:rPr>
        <w:t>Apollo 13 program</w:t>
      </w:r>
      <w:r w:rsidR="00BD3FC8" w:rsidRPr="0048396C">
        <w:rPr>
          <w:rFonts w:ascii="Arial" w:hAnsi="Arial" w:cs="Arial"/>
          <w:sz w:val="22"/>
          <w:szCs w:val="22"/>
        </w:rPr>
        <w:t xml:space="preserve"> by NASA</w:t>
      </w:r>
      <w:r w:rsidR="00D901BE">
        <w:rPr>
          <w:rFonts w:ascii="Arial" w:hAnsi="Arial" w:cs="Arial"/>
          <w:sz w:val="22"/>
          <w:szCs w:val="22"/>
        </w:rPr>
        <w:t>.</w:t>
      </w:r>
      <w:r w:rsidR="006241AE" w:rsidRPr="0048396C">
        <w:rPr>
          <w:rFonts w:ascii="Arial" w:hAnsi="Arial" w:cs="Arial"/>
          <w:sz w:val="22"/>
          <w:szCs w:val="22"/>
        </w:rPr>
        <w:t xml:space="preserve"> </w:t>
      </w:r>
      <w:r w:rsidR="00D901BE">
        <w:rPr>
          <w:rFonts w:ascii="Arial" w:hAnsi="Arial" w:cs="Arial"/>
          <w:sz w:val="22"/>
          <w:szCs w:val="22"/>
        </w:rPr>
        <w:t xml:space="preserve">The </w:t>
      </w:r>
      <w:r w:rsidR="006241AE" w:rsidRPr="0048396C">
        <w:rPr>
          <w:rFonts w:ascii="Arial" w:hAnsi="Arial" w:cs="Arial"/>
          <w:sz w:val="22"/>
          <w:szCs w:val="22"/>
        </w:rPr>
        <w:t xml:space="preserve">engineers on the ground </w:t>
      </w:r>
      <w:r w:rsidR="00D901BE">
        <w:rPr>
          <w:rFonts w:ascii="Arial" w:hAnsi="Arial" w:cs="Arial"/>
          <w:sz w:val="22"/>
          <w:szCs w:val="22"/>
        </w:rPr>
        <w:t xml:space="preserve">control room </w:t>
      </w:r>
      <w:r w:rsidR="006241AE" w:rsidRPr="0048396C">
        <w:rPr>
          <w:rFonts w:ascii="Arial" w:hAnsi="Arial" w:cs="Arial"/>
          <w:sz w:val="22"/>
          <w:szCs w:val="22"/>
        </w:rPr>
        <w:t xml:space="preserve">needed to </w:t>
      </w:r>
      <w:r w:rsidR="000136AB">
        <w:rPr>
          <w:rFonts w:ascii="Arial" w:hAnsi="Arial" w:cs="Arial"/>
          <w:sz w:val="22"/>
          <w:szCs w:val="22"/>
        </w:rPr>
        <w:t>response</w:t>
      </w:r>
      <w:r w:rsidR="006241AE" w:rsidRPr="0048396C">
        <w:rPr>
          <w:rFonts w:ascii="Arial" w:hAnsi="Arial" w:cs="Arial"/>
          <w:sz w:val="22"/>
          <w:szCs w:val="22"/>
        </w:rPr>
        <w:t xml:space="preserve"> </w:t>
      </w:r>
      <w:r w:rsidR="00D901BE">
        <w:rPr>
          <w:rFonts w:ascii="Arial" w:hAnsi="Arial" w:cs="Arial"/>
          <w:sz w:val="22"/>
          <w:szCs w:val="22"/>
        </w:rPr>
        <w:t xml:space="preserve">the </w:t>
      </w:r>
      <w:r w:rsidR="006241AE" w:rsidRPr="0048396C">
        <w:rPr>
          <w:rFonts w:ascii="Arial" w:hAnsi="Arial" w:cs="Arial"/>
          <w:sz w:val="22"/>
          <w:szCs w:val="22"/>
        </w:rPr>
        <w:t xml:space="preserve">changes </w:t>
      </w:r>
      <w:r w:rsidR="00D901BE">
        <w:rPr>
          <w:rFonts w:ascii="Arial" w:hAnsi="Arial" w:cs="Arial"/>
          <w:sz w:val="22"/>
          <w:szCs w:val="22"/>
        </w:rPr>
        <w:t xml:space="preserve">swiftly </w:t>
      </w:r>
      <w:r w:rsidR="006241AE" w:rsidRPr="0048396C">
        <w:rPr>
          <w:rFonts w:ascii="Arial" w:hAnsi="Arial" w:cs="Arial"/>
          <w:sz w:val="22"/>
          <w:szCs w:val="22"/>
        </w:rPr>
        <w:t xml:space="preserve">to the </w:t>
      </w:r>
      <w:r w:rsidR="00D901BE">
        <w:rPr>
          <w:rFonts w:ascii="Arial" w:hAnsi="Arial" w:cs="Arial"/>
          <w:sz w:val="22"/>
          <w:szCs w:val="22"/>
        </w:rPr>
        <w:t xml:space="preserve">space </w:t>
      </w:r>
      <w:r w:rsidR="006241AE" w:rsidRPr="0048396C">
        <w:rPr>
          <w:rFonts w:ascii="Arial" w:hAnsi="Arial" w:cs="Arial"/>
          <w:sz w:val="22"/>
          <w:szCs w:val="22"/>
        </w:rPr>
        <w:t xml:space="preserve">vehicle </w:t>
      </w:r>
      <w:r w:rsidR="000136AB">
        <w:rPr>
          <w:rFonts w:ascii="Arial" w:hAnsi="Arial" w:cs="Arial"/>
          <w:sz w:val="22"/>
          <w:szCs w:val="22"/>
        </w:rPr>
        <w:t>and the astronauts</w:t>
      </w:r>
      <w:r w:rsidR="000136AB" w:rsidRPr="0048396C">
        <w:rPr>
          <w:rFonts w:ascii="Arial" w:hAnsi="Arial" w:cs="Arial"/>
          <w:sz w:val="22"/>
          <w:szCs w:val="22"/>
        </w:rPr>
        <w:t xml:space="preserve"> </w:t>
      </w:r>
      <w:r w:rsidR="006241AE" w:rsidRPr="0048396C">
        <w:rPr>
          <w:rFonts w:ascii="Arial" w:hAnsi="Arial" w:cs="Arial"/>
          <w:sz w:val="22"/>
          <w:szCs w:val="22"/>
        </w:rPr>
        <w:t xml:space="preserve">exposed to the extreme conditions </w:t>
      </w:r>
      <w:r w:rsidR="00D901BE">
        <w:rPr>
          <w:rFonts w:ascii="Arial" w:hAnsi="Arial" w:cs="Arial"/>
          <w:sz w:val="22"/>
          <w:szCs w:val="22"/>
        </w:rPr>
        <w:t>in outer space</w:t>
      </w:r>
      <w:r w:rsidR="006241AE" w:rsidRPr="0048396C">
        <w:rPr>
          <w:rFonts w:ascii="Arial" w:hAnsi="Arial" w:cs="Arial"/>
          <w:sz w:val="22"/>
          <w:szCs w:val="22"/>
        </w:rPr>
        <w:t xml:space="preserve">. </w:t>
      </w:r>
      <w:r w:rsidR="00D901BE">
        <w:rPr>
          <w:rFonts w:ascii="Arial" w:hAnsi="Arial" w:cs="Arial"/>
          <w:sz w:val="22"/>
          <w:szCs w:val="22"/>
        </w:rPr>
        <w:t xml:space="preserve">Later, </w:t>
      </w:r>
      <w:r w:rsidR="006241AE" w:rsidRPr="0048396C">
        <w:rPr>
          <w:rFonts w:ascii="Arial" w:hAnsi="Arial" w:cs="Arial"/>
          <w:sz w:val="22"/>
          <w:szCs w:val="22"/>
        </w:rPr>
        <w:t xml:space="preserve">NASA </w:t>
      </w:r>
      <w:r w:rsidR="00D901BE">
        <w:rPr>
          <w:rFonts w:ascii="Arial" w:hAnsi="Arial" w:cs="Arial"/>
          <w:sz w:val="22"/>
          <w:szCs w:val="22"/>
        </w:rPr>
        <w:t xml:space="preserve">identified that they can </w:t>
      </w:r>
      <w:r w:rsidR="006241AE" w:rsidRPr="0048396C">
        <w:rPr>
          <w:rFonts w:ascii="Arial" w:hAnsi="Arial" w:cs="Arial"/>
          <w:sz w:val="22"/>
          <w:szCs w:val="22"/>
        </w:rPr>
        <w:t xml:space="preserve">no longer </w:t>
      </w:r>
      <w:r w:rsidR="00D901BE">
        <w:rPr>
          <w:rFonts w:ascii="Arial" w:hAnsi="Arial" w:cs="Arial"/>
          <w:sz w:val="22"/>
          <w:szCs w:val="22"/>
        </w:rPr>
        <w:t xml:space="preserve">make </w:t>
      </w:r>
      <w:r w:rsidR="006241AE" w:rsidRPr="0048396C">
        <w:rPr>
          <w:rFonts w:ascii="Arial" w:hAnsi="Arial" w:cs="Arial"/>
          <w:sz w:val="22"/>
          <w:szCs w:val="22"/>
        </w:rPr>
        <w:t xml:space="preserve">corrective decisions </w:t>
      </w:r>
      <w:r w:rsidR="00D901BE" w:rsidRPr="0048396C">
        <w:rPr>
          <w:rFonts w:ascii="Arial" w:hAnsi="Arial" w:cs="Arial"/>
          <w:sz w:val="22"/>
          <w:szCs w:val="22"/>
        </w:rPr>
        <w:t>base</w:t>
      </w:r>
      <w:r w:rsidR="00D901BE">
        <w:rPr>
          <w:rFonts w:ascii="Arial" w:hAnsi="Arial" w:cs="Arial"/>
          <w:sz w:val="22"/>
          <w:szCs w:val="22"/>
        </w:rPr>
        <w:t>d</w:t>
      </w:r>
      <w:r w:rsidR="00D901BE" w:rsidRPr="0048396C">
        <w:rPr>
          <w:rFonts w:ascii="Arial" w:hAnsi="Arial" w:cs="Arial"/>
          <w:sz w:val="22"/>
          <w:szCs w:val="22"/>
        </w:rPr>
        <w:t xml:space="preserve"> </w:t>
      </w:r>
      <w:r w:rsidR="006241AE" w:rsidRPr="0048396C">
        <w:rPr>
          <w:rFonts w:ascii="Arial" w:hAnsi="Arial" w:cs="Arial"/>
          <w:sz w:val="22"/>
          <w:szCs w:val="22"/>
        </w:rPr>
        <w:t>on the original model</w:t>
      </w:r>
      <w:r w:rsidR="00D901BE">
        <w:rPr>
          <w:rFonts w:ascii="Arial" w:hAnsi="Arial" w:cs="Arial"/>
          <w:sz w:val="22"/>
          <w:szCs w:val="22"/>
        </w:rPr>
        <w:t>ling method</w:t>
      </w:r>
      <w:r w:rsidR="006241AE" w:rsidRPr="0048396C">
        <w:rPr>
          <w:rFonts w:ascii="Arial" w:hAnsi="Arial" w:cs="Arial"/>
          <w:sz w:val="22"/>
          <w:szCs w:val="22"/>
        </w:rPr>
        <w:t xml:space="preserve"> because the actual module had </w:t>
      </w:r>
      <w:r w:rsidR="00D901BE">
        <w:rPr>
          <w:rFonts w:ascii="Arial" w:hAnsi="Arial" w:cs="Arial"/>
          <w:sz w:val="22"/>
          <w:szCs w:val="22"/>
        </w:rPr>
        <w:t xml:space="preserve">subjected to </w:t>
      </w:r>
      <w:r w:rsidR="006241AE" w:rsidRPr="0048396C">
        <w:rPr>
          <w:rFonts w:ascii="Arial" w:hAnsi="Arial" w:cs="Arial"/>
          <w:sz w:val="22"/>
          <w:szCs w:val="22"/>
        </w:rPr>
        <w:t xml:space="preserve">significant changes </w:t>
      </w:r>
      <w:r w:rsidR="00D901BE">
        <w:rPr>
          <w:rFonts w:ascii="Arial" w:hAnsi="Arial" w:cs="Arial"/>
          <w:sz w:val="22"/>
          <w:szCs w:val="22"/>
        </w:rPr>
        <w:t>due to</w:t>
      </w:r>
      <w:r w:rsidR="006241AE" w:rsidRPr="0048396C">
        <w:rPr>
          <w:rFonts w:ascii="Arial" w:hAnsi="Arial" w:cs="Arial"/>
          <w:sz w:val="22"/>
          <w:szCs w:val="22"/>
        </w:rPr>
        <w:t xml:space="preserve"> </w:t>
      </w:r>
      <w:r w:rsidR="00D901BE">
        <w:rPr>
          <w:rFonts w:ascii="Arial" w:hAnsi="Arial" w:cs="Arial"/>
          <w:sz w:val="22"/>
          <w:szCs w:val="22"/>
        </w:rPr>
        <w:t xml:space="preserve">the </w:t>
      </w:r>
      <w:r w:rsidR="006241AE" w:rsidRPr="0048396C">
        <w:rPr>
          <w:rFonts w:ascii="Arial" w:hAnsi="Arial" w:cs="Arial"/>
          <w:sz w:val="22"/>
          <w:szCs w:val="22"/>
        </w:rPr>
        <w:t xml:space="preserve">exposure </w:t>
      </w:r>
      <w:r w:rsidR="00D901BE">
        <w:rPr>
          <w:rFonts w:ascii="Arial" w:hAnsi="Arial" w:cs="Arial"/>
          <w:sz w:val="22"/>
          <w:szCs w:val="22"/>
        </w:rPr>
        <w:t>under</w:t>
      </w:r>
      <w:r w:rsidR="006241AE" w:rsidRPr="0048396C">
        <w:rPr>
          <w:rFonts w:ascii="Arial" w:hAnsi="Arial" w:cs="Arial"/>
          <w:sz w:val="22"/>
          <w:szCs w:val="22"/>
        </w:rPr>
        <w:t xml:space="preserve"> extremely hostile environment. </w:t>
      </w:r>
      <w:r w:rsidR="00D95CEE">
        <w:rPr>
          <w:rFonts w:ascii="Arial" w:hAnsi="Arial" w:cs="Arial"/>
          <w:sz w:val="22"/>
          <w:szCs w:val="22"/>
        </w:rPr>
        <w:t>It was necessary</w:t>
      </w:r>
      <w:r w:rsidR="006241AE" w:rsidRPr="0048396C">
        <w:rPr>
          <w:rFonts w:ascii="Arial" w:hAnsi="Arial" w:cs="Arial"/>
          <w:sz w:val="22"/>
          <w:szCs w:val="22"/>
        </w:rPr>
        <w:t xml:space="preserve"> to update</w:t>
      </w:r>
      <w:r w:rsidR="00D901BE">
        <w:rPr>
          <w:rFonts w:ascii="Arial" w:hAnsi="Arial" w:cs="Arial"/>
          <w:sz w:val="22"/>
          <w:szCs w:val="22"/>
        </w:rPr>
        <w:t xml:space="preserve"> the original modelling method</w:t>
      </w:r>
      <w:r w:rsidR="006241AE" w:rsidRPr="0048396C">
        <w:rPr>
          <w:rFonts w:ascii="Arial" w:hAnsi="Arial" w:cs="Arial"/>
          <w:sz w:val="22"/>
          <w:szCs w:val="22"/>
        </w:rPr>
        <w:t xml:space="preserve"> </w:t>
      </w:r>
      <w:r w:rsidR="00D901BE">
        <w:rPr>
          <w:rFonts w:ascii="Arial" w:hAnsi="Arial" w:cs="Arial"/>
          <w:sz w:val="22"/>
          <w:szCs w:val="22"/>
        </w:rPr>
        <w:t>so that</w:t>
      </w:r>
      <w:r w:rsidR="006241AE" w:rsidRPr="0048396C">
        <w:rPr>
          <w:rFonts w:ascii="Arial" w:hAnsi="Arial" w:cs="Arial"/>
          <w:sz w:val="22"/>
          <w:szCs w:val="22"/>
        </w:rPr>
        <w:t xml:space="preserve"> the </w:t>
      </w:r>
      <w:r w:rsidR="00D901BE">
        <w:rPr>
          <w:rFonts w:ascii="Arial" w:hAnsi="Arial" w:cs="Arial"/>
          <w:sz w:val="22"/>
          <w:szCs w:val="22"/>
        </w:rPr>
        <w:t xml:space="preserve">actual state of the </w:t>
      </w:r>
      <w:r w:rsidR="006241AE" w:rsidRPr="0048396C">
        <w:rPr>
          <w:rFonts w:ascii="Arial" w:hAnsi="Arial" w:cs="Arial"/>
          <w:sz w:val="22"/>
          <w:szCs w:val="22"/>
        </w:rPr>
        <w:t>module</w:t>
      </w:r>
      <w:r w:rsidR="00D901BE">
        <w:rPr>
          <w:rFonts w:ascii="Arial" w:hAnsi="Arial" w:cs="Arial"/>
          <w:sz w:val="22"/>
          <w:szCs w:val="22"/>
        </w:rPr>
        <w:t xml:space="preserve"> c</w:t>
      </w:r>
      <w:r w:rsidR="00D72720">
        <w:rPr>
          <w:rFonts w:ascii="Arial" w:hAnsi="Arial" w:cs="Arial"/>
          <w:sz w:val="22"/>
          <w:szCs w:val="22"/>
        </w:rPr>
        <w:t>ould</w:t>
      </w:r>
      <w:r w:rsidR="00D901BE">
        <w:rPr>
          <w:rFonts w:ascii="Arial" w:hAnsi="Arial" w:cs="Arial"/>
          <w:sz w:val="22"/>
          <w:szCs w:val="22"/>
        </w:rPr>
        <w:t xml:space="preserve"> be closely simulated</w:t>
      </w:r>
      <w:r w:rsidR="006241AE" w:rsidRPr="0048396C">
        <w:rPr>
          <w:rFonts w:ascii="Arial" w:hAnsi="Arial" w:cs="Arial"/>
          <w:sz w:val="22"/>
          <w:szCs w:val="22"/>
        </w:rPr>
        <w:t>.</w:t>
      </w:r>
      <w:r w:rsidR="00F6359E" w:rsidRPr="0048396C">
        <w:rPr>
          <w:rFonts w:ascii="Arial" w:hAnsi="Arial" w:cs="Arial"/>
          <w:sz w:val="22"/>
          <w:szCs w:val="22"/>
        </w:rPr>
        <w:t xml:space="preserve"> </w:t>
      </w:r>
      <w:r w:rsidR="008A2983" w:rsidRPr="0048396C">
        <w:rPr>
          <w:rFonts w:ascii="Arial" w:hAnsi="Arial" w:cs="Arial"/>
          <w:sz w:val="22"/>
          <w:szCs w:val="22"/>
        </w:rPr>
        <w:t>As a result</w:t>
      </w:r>
      <w:r w:rsidR="00F6359E" w:rsidRPr="0048396C">
        <w:rPr>
          <w:rFonts w:ascii="Arial" w:hAnsi="Arial" w:cs="Arial"/>
          <w:sz w:val="22"/>
          <w:szCs w:val="22"/>
        </w:rPr>
        <w:t>, t</w:t>
      </w:r>
      <w:r w:rsidR="00D258B0" w:rsidRPr="0048396C">
        <w:rPr>
          <w:rFonts w:ascii="Arial" w:hAnsi="Arial" w:cs="Arial"/>
          <w:sz w:val="22"/>
          <w:szCs w:val="22"/>
        </w:rPr>
        <w:t>hey use</w:t>
      </w:r>
      <w:r w:rsidR="00D72720">
        <w:rPr>
          <w:rFonts w:ascii="Arial" w:hAnsi="Arial" w:cs="Arial"/>
          <w:sz w:val="22"/>
          <w:szCs w:val="22"/>
        </w:rPr>
        <w:t>d</w:t>
      </w:r>
      <w:r w:rsidR="00D258B0" w:rsidRPr="0048396C">
        <w:rPr>
          <w:rFonts w:ascii="Arial" w:hAnsi="Arial" w:cs="Arial"/>
          <w:sz w:val="22"/>
          <w:szCs w:val="22"/>
        </w:rPr>
        <w:t xml:space="preserve"> the “pairing technology” to simulate the outer space with the mathematical models so that the engineers and different professional c</w:t>
      </w:r>
      <w:r w:rsidR="00D72720">
        <w:rPr>
          <w:rFonts w:ascii="Arial" w:hAnsi="Arial" w:cs="Arial"/>
          <w:sz w:val="22"/>
          <w:szCs w:val="22"/>
        </w:rPr>
        <w:t>ould</w:t>
      </w:r>
      <w:r w:rsidR="00D258B0" w:rsidRPr="0048396C">
        <w:rPr>
          <w:rFonts w:ascii="Arial" w:hAnsi="Arial" w:cs="Arial"/>
          <w:sz w:val="22"/>
          <w:szCs w:val="22"/>
        </w:rPr>
        <w:t xml:space="preserve"> collaborate in the control room </w:t>
      </w:r>
      <w:r w:rsidR="00D72720">
        <w:rPr>
          <w:rFonts w:ascii="Arial" w:hAnsi="Arial" w:cs="Arial"/>
          <w:sz w:val="22"/>
          <w:szCs w:val="22"/>
        </w:rPr>
        <w:t xml:space="preserve">on ground </w:t>
      </w:r>
      <w:r w:rsidR="00D258B0" w:rsidRPr="0048396C">
        <w:rPr>
          <w:rFonts w:ascii="Arial" w:hAnsi="Arial" w:cs="Arial"/>
          <w:sz w:val="22"/>
          <w:szCs w:val="22"/>
        </w:rPr>
        <w:t>and ma</w:t>
      </w:r>
      <w:r w:rsidR="00D72720">
        <w:rPr>
          <w:rFonts w:ascii="Arial" w:hAnsi="Arial" w:cs="Arial"/>
          <w:sz w:val="22"/>
          <w:szCs w:val="22"/>
        </w:rPr>
        <w:t>d</w:t>
      </w:r>
      <w:r w:rsidR="00D258B0" w:rsidRPr="0048396C">
        <w:rPr>
          <w:rFonts w:ascii="Arial" w:hAnsi="Arial" w:cs="Arial"/>
          <w:sz w:val="22"/>
          <w:szCs w:val="22"/>
        </w:rPr>
        <w:t>e decision based on th</w:t>
      </w:r>
      <w:r w:rsidR="00281929">
        <w:rPr>
          <w:rFonts w:ascii="Arial" w:hAnsi="Arial" w:cs="Arial"/>
          <w:sz w:val="22"/>
          <w:szCs w:val="22"/>
        </w:rPr>
        <w:t>at</w:t>
      </w:r>
      <w:r w:rsidR="00D258B0" w:rsidRPr="0048396C">
        <w:rPr>
          <w:rFonts w:ascii="Arial" w:hAnsi="Arial" w:cs="Arial"/>
          <w:sz w:val="22"/>
          <w:szCs w:val="22"/>
        </w:rPr>
        <w:t xml:space="preserve"> mathematical model </w:t>
      </w:r>
      <w:r w:rsidR="00D258B0" w:rsidRPr="0048396C">
        <w:rPr>
          <w:rFonts w:ascii="Arial" w:hAnsi="Arial" w:cs="Arial"/>
          <w:sz w:val="22"/>
          <w:szCs w:val="22"/>
        </w:rPr>
        <w:fldChar w:fldCharType="begin" w:fldLock="1"/>
      </w:r>
      <w:r w:rsidR="00D258B0" w:rsidRPr="0048396C">
        <w:rPr>
          <w:rFonts w:ascii="Arial" w:hAnsi="Arial" w:cs="Arial"/>
          <w:sz w:val="22"/>
          <w:szCs w:val="22"/>
        </w:rPr>
        <w:instrText>ADDIN CSL_CITATION {"citationItems":[{"id":"ITEM-1","itemData":{"URL":"https://info.expeditors.com/horizon/rise-of-the-digital-twin","author":[{"dropping-particle":"","family":"Jarrett Hendricks","given":"","non-dropping-particle":"","parse-names":false,"suffix":""}],"id":"ITEM-1","issued":{"date-parts":[["2020"]]},"title":"Rise of the Digital Twin: How Lessons Learned from NASA Are Changing the Way Supply Chains Are Managed","type":"webpage"},"uris":["http://www.mendeley.com/documents/?uuid=1789f196-cbdc-490a-b307-4cc272b6dc1f"]}],"mendeley":{"formattedCitation":"(Jarrett Hendricks, 2020)","plainTextFormattedCitation":"(Jarrett Hendricks, 2020)","previouslyFormattedCitation":"(Jarrett Hendricks, 2020)"},"properties":{"noteIndex":0},"schema":"https://github.com/citation-style-language/schema/raw/master/csl-citation.json"}</w:instrText>
      </w:r>
      <w:r w:rsidR="00D258B0" w:rsidRPr="0048396C">
        <w:rPr>
          <w:rFonts w:ascii="Arial" w:hAnsi="Arial" w:cs="Arial"/>
          <w:sz w:val="22"/>
          <w:szCs w:val="22"/>
        </w:rPr>
        <w:fldChar w:fldCharType="separate"/>
      </w:r>
      <w:r w:rsidR="00D258B0" w:rsidRPr="0048396C">
        <w:rPr>
          <w:rFonts w:ascii="Arial" w:hAnsi="Arial" w:cs="Arial"/>
          <w:noProof/>
          <w:sz w:val="22"/>
          <w:szCs w:val="22"/>
        </w:rPr>
        <w:t>(Jarrett Hendricks, 2020)</w:t>
      </w:r>
      <w:r w:rsidR="00D258B0" w:rsidRPr="0048396C">
        <w:rPr>
          <w:rFonts w:ascii="Arial" w:hAnsi="Arial" w:cs="Arial"/>
          <w:sz w:val="22"/>
          <w:szCs w:val="22"/>
        </w:rPr>
        <w:fldChar w:fldCharType="end"/>
      </w:r>
      <w:r w:rsidR="00D258B0" w:rsidRPr="0048396C">
        <w:rPr>
          <w:rFonts w:ascii="Arial" w:hAnsi="Arial" w:cs="Arial"/>
          <w:sz w:val="22"/>
          <w:szCs w:val="22"/>
        </w:rPr>
        <w:t>.</w:t>
      </w:r>
      <w:r w:rsidR="00311079">
        <w:rPr>
          <w:rFonts w:ascii="Arial" w:hAnsi="Arial" w:cs="Arial"/>
          <w:sz w:val="22"/>
          <w:szCs w:val="22"/>
        </w:rPr>
        <w:t xml:space="preserve"> </w:t>
      </w:r>
      <w:r w:rsidR="00281929">
        <w:rPr>
          <w:rFonts w:ascii="Arial" w:hAnsi="Arial" w:cs="Arial"/>
          <w:sz w:val="22"/>
          <w:szCs w:val="22"/>
        </w:rPr>
        <w:t>It</w:t>
      </w:r>
      <w:r w:rsidR="00D901BE">
        <w:rPr>
          <w:rFonts w:ascii="Arial" w:hAnsi="Arial" w:cs="Arial"/>
          <w:sz w:val="22"/>
          <w:szCs w:val="22"/>
        </w:rPr>
        <w:t xml:space="preserve"> </w:t>
      </w:r>
      <w:r w:rsidR="00407132">
        <w:rPr>
          <w:rFonts w:ascii="Arial" w:hAnsi="Arial" w:cs="Arial"/>
          <w:sz w:val="22"/>
          <w:szCs w:val="22"/>
        </w:rPr>
        <w:t>set</w:t>
      </w:r>
      <w:r w:rsidR="00281929">
        <w:rPr>
          <w:rFonts w:ascii="Arial" w:hAnsi="Arial" w:cs="Arial"/>
          <w:sz w:val="22"/>
          <w:szCs w:val="22"/>
        </w:rPr>
        <w:t xml:space="preserve"> </w:t>
      </w:r>
      <w:r w:rsidR="00D901BE">
        <w:rPr>
          <w:rFonts w:ascii="Arial" w:hAnsi="Arial" w:cs="Arial"/>
          <w:sz w:val="22"/>
          <w:szCs w:val="22"/>
        </w:rPr>
        <w:t xml:space="preserve">the basis of the well-known paradigm “Digital Twin” in recent years. </w:t>
      </w:r>
    </w:p>
    <w:p w14:paraId="63F1CE61" w14:textId="05C8FD58" w:rsidR="00BF0641" w:rsidRPr="00575AEE" w:rsidRDefault="001F6249" w:rsidP="00575AEE">
      <w:pPr>
        <w:pStyle w:val="Heading1"/>
        <w:numPr>
          <w:ilvl w:val="1"/>
          <w:numId w:val="2"/>
        </w:numPr>
        <w:ind w:left="432"/>
        <w:rPr>
          <w:rFonts w:ascii="Arial" w:hAnsi="Arial" w:cs="Arial"/>
          <w:sz w:val="22"/>
          <w:szCs w:val="22"/>
        </w:rPr>
      </w:pPr>
      <w:r>
        <w:rPr>
          <w:rFonts w:ascii="Arial" w:hAnsi="Arial" w:cs="Arial"/>
          <w:sz w:val="22"/>
          <w:szCs w:val="22"/>
        </w:rPr>
        <w:t>Control</w:t>
      </w:r>
      <w:r w:rsidR="00FE394F" w:rsidRPr="00575AEE">
        <w:rPr>
          <w:rFonts w:ascii="Arial" w:hAnsi="Arial" w:cs="Arial"/>
          <w:sz w:val="22"/>
          <w:szCs w:val="22"/>
        </w:rPr>
        <w:t xml:space="preserve"> </w:t>
      </w:r>
      <w:r>
        <w:rPr>
          <w:rFonts w:ascii="Arial" w:hAnsi="Arial" w:cs="Arial"/>
          <w:sz w:val="22"/>
          <w:szCs w:val="22"/>
        </w:rPr>
        <w:t>R</w:t>
      </w:r>
      <w:r w:rsidR="00FE394F" w:rsidRPr="00575AEE">
        <w:rPr>
          <w:rFonts w:ascii="Arial" w:hAnsi="Arial" w:cs="Arial"/>
          <w:sz w:val="22"/>
          <w:szCs w:val="22"/>
        </w:rPr>
        <w:t xml:space="preserve">oom in </w:t>
      </w:r>
      <w:r w:rsidR="0001064F">
        <w:rPr>
          <w:rFonts w:ascii="Arial" w:hAnsi="Arial" w:cs="Arial"/>
          <w:sz w:val="22"/>
          <w:szCs w:val="22"/>
        </w:rPr>
        <w:t>the</w:t>
      </w:r>
      <w:r w:rsidR="00F7144A" w:rsidRPr="00575AEE">
        <w:rPr>
          <w:rFonts w:ascii="Arial" w:hAnsi="Arial" w:cs="Arial"/>
          <w:sz w:val="22"/>
          <w:szCs w:val="22"/>
        </w:rPr>
        <w:t xml:space="preserve"> Industry</w:t>
      </w:r>
      <w:r w:rsidR="00D263D1" w:rsidRPr="00575AEE">
        <w:rPr>
          <w:rFonts w:ascii="Arial" w:hAnsi="Arial" w:cs="Arial"/>
          <w:sz w:val="22"/>
          <w:szCs w:val="22"/>
        </w:rPr>
        <w:t xml:space="preserve"> </w:t>
      </w:r>
    </w:p>
    <w:p w14:paraId="67C3E2EF" w14:textId="4CAE27AC" w:rsidR="00E3331D" w:rsidRDefault="00D901BE" w:rsidP="00E3331D">
      <w:pPr>
        <w:jc w:val="both"/>
        <w:rPr>
          <w:rFonts w:ascii="Arial" w:hAnsi="Arial" w:cs="Arial"/>
        </w:rPr>
      </w:pPr>
      <w:r w:rsidRPr="0048396C">
        <w:rPr>
          <w:rFonts w:ascii="Arial" w:hAnsi="Arial" w:cs="Arial"/>
        </w:rPr>
        <w:t xml:space="preserve">The </w:t>
      </w:r>
      <w:r>
        <w:rPr>
          <w:rFonts w:ascii="Arial" w:hAnsi="Arial" w:cs="Arial"/>
        </w:rPr>
        <w:t>concept of control room</w:t>
      </w:r>
      <w:r w:rsidRPr="0048396C">
        <w:rPr>
          <w:rFonts w:ascii="Arial" w:hAnsi="Arial" w:cs="Arial"/>
        </w:rPr>
        <w:t xml:space="preserve"> can </w:t>
      </w:r>
      <w:r w:rsidR="0001064F">
        <w:rPr>
          <w:rFonts w:ascii="Arial" w:hAnsi="Arial" w:cs="Arial"/>
        </w:rPr>
        <w:t>be</w:t>
      </w:r>
      <w:r w:rsidRPr="0048396C">
        <w:rPr>
          <w:rFonts w:ascii="Arial" w:hAnsi="Arial" w:cs="Arial"/>
        </w:rPr>
        <w:t xml:space="preserve"> appl</w:t>
      </w:r>
      <w:r w:rsidR="0001064F">
        <w:rPr>
          <w:rFonts w:ascii="Arial" w:hAnsi="Arial" w:cs="Arial"/>
        </w:rPr>
        <w:t>ied</w:t>
      </w:r>
      <w:r>
        <w:rPr>
          <w:rFonts w:ascii="Arial" w:hAnsi="Arial" w:cs="Arial"/>
        </w:rPr>
        <w:t xml:space="preserve"> in different industries</w:t>
      </w:r>
      <w:r w:rsidRPr="0048396C">
        <w:rPr>
          <w:rFonts w:ascii="Arial" w:hAnsi="Arial" w:cs="Arial"/>
        </w:rPr>
        <w:t>.</w:t>
      </w:r>
      <w:r>
        <w:rPr>
          <w:rFonts w:ascii="Arial" w:hAnsi="Arial" w:cs="Arial"/>
        </w:rPr>
        <w:t xml:space="preserve"> </w:t>
      </w:r>
      <w:r w:rsidR="00930B35" w:rsidRPr="00031BB2">
        <w:rPr>
          <w:rFonts w:ascii="Arial" w:hAnsi="Arial" w:cs="Arial"/>
        </w:rPr>
        <w:t>The</w:t>
      </w:r>
      <w:r w:rsidR="00463502">
        <w:rPr>
          <w:rFonts w:ascii="Arial" w:hAnsi="Arial" w:cs="Arial"/>
        </w:rPr>
        <w:t>re is a</w:t>
      </w:r>
      <w:r w:rsidR="001B1DD6">
        <w:rPr>
          <w:rFonts w:ascii="Arial" w:hAnsi="Arial" w:cs="Arial"/>
        </w:rPr>
        <w:t>n</w:t>
      </w:r>
      <w:r w:rsidR="00463502">
        <w:rPr>
          <w:rFonts w:ascii="Arial" w:hAnsi="Arial" w:cs="Arial"/>
        </w:rPr>
        <w:t xml:space="preserve"> </w:t>
      </w:r>
      <w:r w:rsidR="00EA7922">
        <w:rPr>
          <w:rFonts w:ascii="Arial" w:hAnsi="Arial" w:cs="Arial"/>
        </w:rPr>
        <w:t xml:space="preserve">Africa’s bank </w:t>
      </w:r>
      <w:r w:rsidR="00463502">
        <w:rPr>
          <w:rFonts w:ascii="Arial" w:hAnsi="Arial" w:cs="Arial"/>
        </w:rPr>
        <w:t>illustrate</w:t>
      </w:r>
      <w:r w:rsidR="00EA7922">
        <w:rPr>
          <w:rFonts w:ascii="Arial" w:hAnsi="Arial" w:cs="Arial"/>
        </w:rPr>
        <w:t>d</w:t>
      </w:r>
      <w:r w:rsidR="00463502">
        <w:rPr>
          <w:rFonts w:ascii="Arial" w:hAnsi="Arial" w:cs="Arial"/>
        </w:rPr>
        <w:t xml:space="preserve"> that they ma</w:t>
      </w:r>
      <w:r w:rsidR="00033623">
        <w:rPr>
          <w:rFonts w:ascii="Arial" w:hAnsi="Arial" w:cs="Arial"/>
        </w:rPr>
        <w:t>k</w:t>
      </w:r>
      <w:r w:rsidR="00463502">
        <w:rPr>
          <w:rFonts w:ascii="Arial" w:hAnsi="Arial" w:cs="Arial"/>
        </w:rPr>
        <w:t xml:space="preserve">e a good </w:t>
      </w:r>
      <w:r w:rsidR="00930B35" w:rsidRPr="00031BB2">
        <w:rPr>
          <w:rFonts w:ascii="Arial" w:hAnsi="Arial" w:cs="Arial"/>
        </w:rPr>
        <w:t>us</w:t>
      </w:r>
      <w:r w:rsidR="00463502">
        <w:rPr>
          <w:rFonts w:ascii="Arial" w:hAnsi="Arial" w:cs="Arial"/>
        </w:rPr>
        <w:t>e of</w:t>
      </w:r>
      <w:r w:rsidR="00930B35" w:rsidRPr="00031BB2">
        <w:rPr>
          <w:rFonts w:ascii="Arial" w:hAnsi="Arial" w:cs="Arial"/>
        </w:rPr>
        <w:t xml:space="preserve"> th</w:t>
      </w:r>
      <w:r w:rsidR="00463502">
        <w:rPr>
          <w:rFonts w:ascii="Arial" w:hAnsi="Arial" w:cs="Arial"/>
        </w:rPr>
        <w:t>is</w:t>
      </w:r>
      <w:r w:rsidR="00930B35" w:rsidRPr="00031BB2">
        <w:rPr>
          <w:rFonts w:ascii="Arial" w:hAnsi="Arial" w:cs="Arial"/>
        </w:rPr>
        <w:t xml:space="preserve"> concept</w:t>
      </w:r>
      <w:r w:rsidR="0024431E" w:rsidRPr="00150CA4">
        <w:rPr>
          <w:rStyle w:val="FootnoteReference"/>
        </w:rPr>
        <w:footnoteReference w:id="1"/>
      </w:r>
      <w:r w:rsidR="00930B35" w:rsidRPr="00031BB2">
        <w:rPr>
          <w:rFonts w:ascii="Arial" w:hAnsi="Arial" w:cs="Arial"/>
        </w:rPr>
        <w:t xml:space="preserve">. </w:t>
      </w:r>
      <w:r w:rsidR="0024431E" w:rsidRPr="00031BB2">
        <w:rPr>
          <w:rFonts w:ascii="Arial" w:hAnsi="Arial" w:cs="Arial"/>
        </w:rPr>
        <w:t>T</w:t>
      </w:r>
      <w:r w:rsidR="00D428C3" w:rsidRPr="00031BB2">
        <w:rPr>
          <w:rFonts w:ascii="Arial" w:hAnsi="Arial" w:cs="Arial"/>
        </w:rPr>
        <w:t xml:space="preserve">he </w:t>
      </w:r>
      <w:r w:rsidR="00EA7922">
        <w:rPr>
          <w:rFonts w:ascii="Arial" w:hAnsi="Arial" w:cs="Arial"/>
        </w:rPr>
        <w:t>h</w:t>
      </w:r>
      <w:r w:rsidR="00D428C3" w:rsidRPr="00031BB2">
        <w:rPr>
          <w:rFonts w:ascii="Arial" w:hAnsi="Arial" w:cs="Arial"/>
        </w:rPr>
        <w:t xml:space="preserve">ead </w:t>
      </w:r>
      <w:r w:rsidR="00AD7871">
        <w:rPr>
          <w:rFonts w:ascii="Arial" w:hAnsi="Arial" w:cs="Arial"/>
        </w:rPr>
        <w:t>of</w:t>
      </w:r>
      <w:r w:rsidR="00D428C3" w:rsidRPr="00031BB2">
        <w:rPr>
          <w:rFonts w:ascii="Arial" w:hAnsi="Arial" w:cs="Arial"/>
        </w:rPr>
        <w:t xml:space="preserve"> </w:t>
      </w:r>
      <w:r w:rsidR="00EA7922">
        <w:rPr>
          <w:rFonts w:ascii="Arial" w:hAnsi="Arial" w:cs="Arial"/>
        </w:rPr>
        <w:t>t</w:t>
      </w:r>
      <w:r w:rsidR="00D428C3" w:rsidRPr="00031BB2">
        <w:rPr>
          <w:rFonts w:ascii="Arial" w:hAnsi="Arial" w:cs="Arial"/>
        </w:rPr>
        <w:t xml:space="preserve">he </w:t>
      </w:r>
      <w:r w:rsidR="00EA7922">
        <w:rPr>
          <w:rFonts w:ascii="Arial" w:hAnsi="Arial" w:cs="Arial"/>
        </w:rPr>
        <w:t>c</w:t>
      </w:r>
      <w:r w:rsidR="00D428C3" w:rsidRPr="00031BB2">
        <w:rPr>
          <w:rFonts w:ascii="Arial" w:hAnsi="Arial" w:cs="Arial"/>
        </w:rPr>
        <w:t xml:space="preserve">ompliance </w:t>
      </w:r>
      <w:r w:rsidR="00EA7922">
        <w:rPr>
          <w:rFonts w:ascii="Arial" w:hAnsi="Arial" w:cs="Arial"/>
        </w:rPr>
        <w:t>c</w:t>
      </w:r>
      <w:r w:rsidR="00D428C3" w:rsidRPr="00031BB2">
        <w:rPr>
          <w:rFonts w:ascii="Arial" w:hAnsi="Arial" w:cs="Arial"/>
        </w:rPr>
        <w:t xml:space="preserve">ontrol </w:t>
      </w:r>
      <w:r w:rsidR="00EA7922">
        <w:rPr>
          <w:rFonts w:ascii="Arial" w:hAnsi="Arial" w:cs="Arial"/>
        </w:rPr>
        <w:t>r</w:t>
      </w:r>
      <w:r w:rsidR="00D428C3" w:rsidRPr="00031BB2">
        <w:rPr>
          <w:rFonts w:ascii="Arial" w:hAnsi="Arial" w:cs="Arial"/>
        </w:rPr>
        <w:t xml:space="preserve">oom </w:t>
      </w:r>
      <w:r w:rsidR="00EA7922">
        <w:rPr>
          <w:rFonts w:ascii="Arial" w:hAnsi="Arial" w:cs="Arial"/>
        </w:rPr>
        <w:t>of this bank</w:t>
      </w:r>
      <w:r w:rsidR="00D428C3" w:rsidRPr="00031BB2">
        <w:rPr>
          <w:rFonts w:ascii="Arial" w:hAnsi="Arial" w:cs="Arial"/>
        </w:rPr>
        <w:t xml:space="preserve"> suggested that </w:t>
      </w:r>
      <w:r w:rsidR="00EA7922">
        <w:rPr>
          <w:rFonts w:ascii="Arial" w:hAnsi="Arial" w:cs="Arial"/>
        </w:rPr>
        <w:t>the</w:t>
      </w:r>
      <w:r w:rsidR="00930B35" w:rsidRPr="00031BB2">
        <w:rPr>
          <w:rFonts w:ascii="Arial" w:hAnsi="Arial" w:cs="Arial"/>
        </w:rPr>
        <w:t xml:space="preserve"> awareness </w:t>
      </w:r>
      <w:r w:rsidR="00EA7922">
        <w:rPr>
          <w:rFonts w:ascii="Arial" w:hAnsi="Arial" w:cs="Arial"/>
        </w:rPr>
        <w:t xml:space="preserve">of using a control room </w:t>
      </w:r>
      <w:r w:rsidR="00930B35" w:rsidRPr="00031BB2">
        <w:rPr>
          <w:rFonts w:ascii="Arial" w:hAnsi="Arial" w:cs="Arial"/>
        </w:rPr>
        <w:t>function as part of the larger compliance function</w:t>
      </w:r>
      <w:r w:rsidR="00D428C3" w:rsidRPr="00031BB2">
        <w:rPr>
          <w:rFonts w:ascii="Arial" w:hAnsi="Arial" w:cs="Arial"/>
        </w:rPr>
        <w:t xml:space="preserve"> </w:t>
      </w:r>
      <w:r w:rsidR="00EA7922">
        <w:rPr>
          <w:rFonts w:ascii="Arial" w:hAnsi="Arial" w:cs="Arial"/>
        </w:rPr>
        <w:t xml:space="preserve">has raised sharply </w:t>
      </w:r>
      <w:r w:rsidR="00EA7922" w:rsidRPr="00031BB2">
        <w:rPr>
          <w:rFonts w:ascii="Arial" w:hAnsi="Arial" w:cs="Arial"/>
        </w:rPr>
        <w:t xml:space="preserve">in the financial services industry </w:t>
      </w:r>
      <w:r w:rsidR="00EA7922">
        <w:rPr>
          <w:rFonts w:ascii="Arial" w:hAnsi="Arial" w:cs="Arial"/>
        </w:rPr>
        <w:t xml:space="preserve">because </w:t>
      </w:r>
      <w:r w:rsidR="00D428C3" w:rsidRPr="00031BB2">
        <w:rPr>
          <w:rFonts w:ascii="Arial" w:hAnsi="Arial" w:cs="Arial"/>
        </w:rPr>
        <w:t>the</w:t>
      </w:r>
      <w:r w:rsidR="00930B35" w:rsidRPr="00031BB2">
        <w:rPr>
          <w:rFonts w:ascii="Arial" w:hAnsi="Arial" w:cs="Arial"/>
        </w:rPr>
        <w:t xml:space="preserve"> regulation </w:t>
      </w:r>
      <w:r w:rsidR="00EA7922">
        <w:rPr>
          <w:rFonts w:ascii="Arial" w:hAnsi="Arial" w:cs="Arial"/>
        </w:rPr>
        <w:t xml:space="preserve">become more strict </w:t>
      </w:r>
      <w:r w:rsidR="00A33804">
        <w:rPr>
          <w:rFonts w:ascii="Arial" w:hAnsi="Arial" w:cs="Arial"/>
        </w:rPr>
        <w:t>and</w:t>
      </w:r>
      <w:r w:rsidR="00EA7922">
        <w:rPr>
          <w:rFonts w:ascii="Arial" w:hAnsi="Arial" w:cs="Arial"/>
        </w:rPr>
        <w:t xml:space="preserve"> </w:t>
      </w:r>
      <w:r w:rsidR="00930B35" w:rsidRPr="00031BB2">
        <w:rPr>
          <w:rFonts w:ascii="Arial" w:hAnsi="Arial" w:cs="Arial"/>
        </w:rPr>
        <w:t>the day-to-day operations of the institutions</w:t>
      </w:r>
      <w:r w:rsidR="00EA7922">
        <w:rPr>
          <w:rFonts w:ascii="Arial" w:hAnsi="Arial" w:cs="Arial"/>
        </w:rPr>
        <w:t xml:space="preserve"> become more complexed</w:t>
      </w:r>
      <w:r w:rsidR="0024431E" w:rsidRPr="00031BB2">
        <w:rPr>
          <w:rFonts w:ascii="Arial" w:hAnsi="Arial" w:cs="Arial"/>
        </w:rPr>
        <w:t xml:space="preserve"> </w:t>
      </w:r>
      <w:r w:rsidR="0024431E" w:rsidRPr="00031BB2">
        <w:rPr>
          <w:rFonts w:ascii="Arial" w:hAnsi="Arial" w:cs="Arial"/>
        </w:rPr>
        <w:fldChar w:fldCharType="begin" w:fldLock="1"/>
      </w:r>
      <w:r w:rsidR="0024431E" w:rsidRPr="00031BB2">
        <w:rPr>
          <w:rFonts w:ascii="Arial" w:hAnsi="Arial" w:cs="Arial"/>
        </w:rPr>
        <w:instrText>ADDIN CSL_CITATION {"citationItems":[{"id":"ITEM-1","itemData":{"URL":"https://blog.starcompliance.com/control-room-what-is-it-and-who-needs-it","author":[{"dropping-particle":"","family":"StarCompliance","given":"","non-dropping-particle":"","parse-names":false,"suffix":""}],"id":"ITEM-1","issued":{"date-parts":[["2019"]]},"title":"Compliance Control Room: What Is It And Who Needs It?","type":"webpage"},"uris":["http://www.mendeley.com/documents/?uuid=af4e2b6a-37b4-4903-9312-b9b221b495a8"]}],"mendeley":{"formattedCitation":"(StarCompliance, 2019)","plainTextFormattedCitation":"(StarCompliance, 2019)","previouslyFormattedCitation":"(StarCompliance, 2019)"},"properties":{"noteIndex":0},"schema":"https://github.com/citation-style-language/schema/raw/master/csl-citation.json"}</w:instrText>
      </w:r>
      <w:r w:rsidR="0024431E" w:rsidRPr="00031BB2">
        <w:rPr>
          <w:rFonts w:ascii="Arial" w:hAnsi="Arial" w:cs="Arial"/>
        </w:rPr>
        <w:fldChar w:fldCharType="separate"/>
      </w:r>
      <w:r w:rsidR="00A40A80" w:rsidRPr="00A40A80">
        <w:rPr>
          <w:rFonts w:ascii="Arial" w:hAnsi="Arial" w:cs="Arial"/>
          <w:noProof/>
        </w:rPr>
        <w:t>(StarCompliance, 2019)</w:t>
      </w:r>
      <w:r w:rsidR="0024431E" w:rsidRPr="00031BB2">
        <w:rPr>
          <w:rFonts w:ascii="Arial" w:hAnsi="Arial" w:cs="Arial"/>
        </w:rPr>
        <w:fldChar w:fldCharType="end"/>
      </w:r>
      <w:r w:rsidR="0024431E" w:rsidRPr="00031BB2">
        <w:rPr>
          <w:rFonts w:ascii="Arial" w:hAnsi="Arial" w:cs="Arial"/>
        </w:rPr>
        <w:t>.</w:t>
      </w:r>
    </w:p>
    <w:p w14:paraId="39058C8E" w14:textId="59F4B3F6" w:rsidR="00E3331D" w:rsidRDefault="00FD209E" w:rsidP="00E3331D">
      <w:pPr>
        <w:jc w:val="both"/>
        <w:rPr>
          <w:rFonts w:ascii="Arial" w:hAnsi="Arial" w:cs="Arial"/>
        </w:rPr>
      </w:pPr>
      <w:r>
        <w:rPr>
          <w:rFonts w:ascii="Arial" w:hAnsi="Arial" w:cs="Arial"/>
        </w:rPr>
        <w:t>T</w:t>
      </w:r>
      <w:r w:rsidRPr="00031BB2">
        <w:rPr>
          <w:rFonts w:ascii="Arial" w:hAnsi="Arial" w:cs="Arial"/>
        </w:rPr>
        <w:t>he purpose of</w:t>
      </w:r>
      <w:r w:rsidRPr="00E3331D">
        <w:rPr>
          <w:rFonts w:ascii="Arial" w:hAnsi="Arial" w:cs="Arial"/>
        </w:rPr>
        <w:t xml:space="preserve"> </w:t>
      </w:r>
      <w:r>
        <w:rPr>
          <w:rFonts w:ascii="Arial" w:hAnsi="Arial" w:cs="Arial"/>
        </w:rPr>
        <w:t xml:space="preserve">the </w:t>
      </w:r>
      <w:r w:rsidRPr="00031BB2">
        <w:rPr>
          <w:rFonts w:ascii="Arial" w:hAnsi="Arial" w:cs="Arial"/>
        </w:rPr>
        <w:t xml:space="preserve">Control </w:t>
      </w:r>
      <w:r>
        <w:rPr>
          <w:rFonts w:ascii="Arial" w:hAnsi="Arial" w:cs="Arial"/>
        </w:rPr>
        <w:t>R</w:t>
      </w:r>
      <w:r w:rsidRPr="00031BB2">
        <w:rPr>
          <w:rFonts w:ascii="Arial" w:hAnsi="Arial" w:cs="Arial"/>
        </w:rPr>
        <w:t xml:space="preserve">oom </w:t>
      </w:r>
      <w:r>
        <w:rPr>
          <w:rFonts w:ascii="Arial" w:hAnsi="Arial" w:cs="Arial"/>
        </w:rPr>
        <w:t xml:space="preserve">in this case </w:t>
      </w:r>
      <w:r w:rsidRPr="00031BB2">
        <w:rPr>
          <w:rFonts w:ascii="Arial" w:hAnsi="Arial" w:cs="Arial"/>
        </w:rPr>
        <w:t xml:space="preserve">is to </w:t>
      </w:r>
      <w:r w:rsidR="00D53BB2">
        <w:rPr>
          <w:rFonts w:ascii="Arial" w:hAnsi="Arial" w:cs="Arial"/>
        </w:rPr>
        <w:t>monitor</w:t>
      </w:r>
      <w:r w:rsidRPr="00031BB2">
        <w:rPr>
          <w:rFonts w:ascii="Arial" w:hAnsi="Arial" w:cs="Arial"/>
        </w:rPr>
        <w:t xml:space="preserve"> the sensitive corporate information </w:t>
      </w:r>
      <w:r w:rsidR="00D53BB2">
        <w:rPr>
          <w:rFonts w:ascii="Arial" w:hAnsi="Arial" w:cs="Arial"/>
        </w:rPr>
        <w:t>flow from</w:t>
      </w:r>
      <w:r w:rsidRPr="00031BB2">
        <w:rPr>
          <w:rFonts w:ascii="Arial" w:hAnsi="Arial" w:cs="Arial"/>
        </w:rPr>
        <w:t xml:space="preserve"> a multi-service financial institution</w:t>
      </w:r>
      <w:r>
        <w:rPr>
          <w:rFonts w:ascii="Arial" w:hAnsi="Arial" w:cs="Arial"/>
        </w:rPr>
        <w:t>.</w:t>
      </w:r>
      <w:r w:rsidRPr="00031BB2">
        <w:rPr>
          <w:rFonts w:ascii="Arial" w:hAnsi="Arial" w:cs="Arial"/>
        </w:rPr>
        <w:t xml:space="preserve"> </w:t>
      </w:r>
      <w:r w:rsidR="00930B35" w:rsidRPr="00031BB2">
        <w:rPr>
          <w:rFonts w:ascii="Arial" w:hAnsi="Arial" w:cs="Arial"/>
        </w:rPr>
        <w:t xml:space="preserve">Control rooms </w:t>
      </w:r>
      <w:r w:rsidR="00D428C3" w:rsidRPr="00031BB2">
        <w:rPr>
          <w:rFonts w:ascii="Arial" w:hAnsi="Arial" w:cs="Arial"/>
        </w:rPr>
        <w:t xml:space="preserve">can </w:t>
      </w:r>
      <w:r w:rsidR="00930B35" w:rsidRPr="00031BB2">
        <w:rPr>
          <w:rFonts w:ascii="Arial" w:hAnsi="Arial" w:cs="Arial"/>
        </w:rPr>
        <w:t xml:space="preserve">act as a </w:t>
      </w:r>
      <w:r w:rsidR="00E3331D">
        <w:rPr>
          <w:rFonts w:ascii="Arial" w:hAnsi="Arial" w:cs="Arial"/>
        </w:rPr>
        <w:t>company’s</w:t>
      </w:r>
      <w:r w:rsidR="00930B35" w:rsidRPr="00031BB2">
        <w:rPr>
          <w:rFonts w:ascii="Arial" w:hAnsi="Arial" w:cs="Arial"/>
        </w:rPr>
        <w:t xml:space="preserve"> nerve</w:t>
      </w:r>
      <w:r w:rsidR="00D428C3" w:rsidRPr="00031BB2">
        <w:rPr>
          <w:rFonts w:ascii="Arial" w:hAnsi="Arial" w:cs="Arial"/>
        </w:rPr>
        <w:t xml:space="preserve"> centre to monitoring the deals data such as mergers and acquisitions, equity offerings, debt offerings, …etc. The deals themselves are very compl</w:t>
      </w:r>
      <w:r w:rsidR="00A51126">
        <w:rPr>
          <w:rFonts w:ascii="Arial" w:hAnsi="Arial" w:cs="Arial"/>
        </w:rPr>
        <w:t>icated</w:t>
      </w:r>
      <w:r w:rsidR="00D428C3" w:rsidRPr="00031BB2">
        <w:rPr>
          <w:rFonts w:ascii="Arial" w:hAnsi="Arial" w:cs="Arial"/>
        </w:rPr>
        <w:t xml:space="preserve"> and generate a</w:t>
      </w:r>
      <w:r w:rsidR="00A51126">
        <w:rPr>
          <w:rFonts w:ascii="Arial" w:hAnsi="Arial" w:cs="Arial"/>
        </w:rPr>
        <w:t xml:space="preserve">n enormous amount </w:t>
      </w:r>
      <w:r w:rsidR="00D428C3" w:rsidRPr="00031BB2">
        <w:rPr>
          <w:rFonts w:ascii="Arial" w:hAnsi="Arial" w:cs="Arial"/>
        </w:rPr>
        <w:t xml:space="preserve">of data that must be </w:t>
      </w:r>
      <w:r w:rsidR="00E866EE" w:rsidRPr="00031BB2">
        <w:rPr>
          <w:rFonts w:ascii="Arial" w:hAnsi="Arial" w:cs="Arial"/>
        </w:rPr>
        <w:t>monitored</w:t>
      </w:r>
      <w:r w:rsidR="00A51126">
        <w:rPr>
          <w:rFonts w:ascii="Arial" w:hAnsi="Arial" w:cs="Arial"/>
        </w:rPr>
        <w:t xml:space="preserve"> closely</w:t>
      </w:r>
      <w:r w:rsidR="00E866EE" w:rsidRPr="00031BB2">
        <w:rPr>
          <w:rFonts w:ascii="Arial" w:hAnsi="Arial" w:cs="Arial"/>
        </w:rPr>
        <w:t xml:space="preserve"> </w:t>
      </w:r>
      <w:r w:rsidR="004967B6">
        <w:rPr>
          <w:rFonts w:ascii="Arial" w:hAnsi="Arial" w:cs="Arial"/>
        </w:rPr>
        <w:t xml:space="preserve">to ensure </w:t>
      </w:r>
      <w:r w:rsidR="00D428C3" w:rsidRPr="00031BB2">
        <w:rPr>
          <w:rFonts w:ascii="Arial" w:hAnsi="Arial" w:cs="Arial"/>
        </w:rPr>
        <w:t>t</w:t>
      </w:r>
      <w:r w:rsidR="00930B35" w:rsidRPr="00031BB2">
        <w:rPr>
          <w:rFonts w:ascii="Arial" w:hAnsi="Arial" w:cs="Arial"/>
        </w:rPr>
        <w:t xml:space="preserve">he deal </w:t>
      </w:r>
      <w:r w:rsidR="000F3974" w:rsidRPr="00031BB2">
        <w:rPr>
          <w:rFonts w:ascii="Arial" w:hAnsi="Arial" w:cs="Arial"/>
        </w:rPr>
        <w:t xml:space="preserve">data </w:t>
      </w:r>
      <w:r w:rsidR="004967B6">
        <w:rPr>
          <w:rFonts w:ascii="Arial" w:hAnsi="Arial" w:cs="Arial"/>
        </w:rPr>
        <w:t xml:space="preserve">can be </w:t>
      </w:r>
      <w:r w:rsidR="00930B35" w:rsidRPr="00031BB2">
        <w:rPr>
          <w:rFonts w:ascii="Arial" w:hAnsi="Arial" w:cs="Arial"/>
        </w:rPr>
        <w:t xml:space="preserve">organized, recorded, and analysed. </w:t>
      </w:r>
      <w:r w:rsidR="00641590">
        <w:rPr>
          <w:rFonts w:ascii="Arial" w:hAnsi="Arial" w:cs="Arial"/>
        </w:rPr>
        <w:t xml:space="preserve">It is also necessary </w:t>
      </w:r>
      <w:r w:rsidR="00E866EE" w:rsidRPr="00031BB2">
        <w:rPr>
          <w:rFonts w:ascii="Arial" w:hAnsi="Arial" w:cs="Arial"/>
        </w:rPr>
        <w:t>to</w:t>
      </w:r>
      <w:r w:rsidR="00D428C3" w:rsidRPr="00031BB2">
        <w:rPr>
          <w:rFonts w:ascii="Arial" w:hAnsi="Arial" w:cs="Arial"/>
        </w:rPr>
        <w:t xml:space="preserve"> </w:t>
      </w:r>
      <w:r w:rsidR="00930B35" w:rsidRPr="00031BB2">
        <w:rPr>
          <w:rFonts w:ascii="Arial" w:hAnsi="Arial" w:cs="Arial"/>
        </w:rPr>
        <w:t>keep track o</w:t>
      </w:r>
      <w:r w:rsidR="00641590">
        <w:rPr>
          <w:rFonts w:ascii="Arial" w:hAnsi="Arial" w:cs="Arial"/>
        </w:rPr>
        <w:t>n</w:t>
      </w:r>
      <w:r w:rsidR="00930B35" w:rsidRPr="00031BB2">
        <w:rPr>
          <w:rFonts w:ascii="Arial" w:hAnsi="Arial" w:cs="Arial"/>
        </w:rPr>
        <w:t xml:space="preserve"> who</w:t>
      </w:r>
      <w:r w:rsidR="009F4E5D">
        <w:rPr>
          <w:rFonts w:ascii="Arial" w:hAnsi="Arial" w:cs="Arial"/>
        </w:rPr>
        <w:t xml:space="preserve"> are</w:t>
      </w:r>
      <w:r w:rsidR="00930B35" w:rsidRPr="00031BB2">
        <w:rPr>
          <w:rFonts w:ascii="Arial" w:hAnsi="Arial" w:cs="Arial"/>
        </w:rPr>
        <w:t xml:space="preserve"> involved in </w:t>
      </w:r>
      <w:r w:rsidR="00641590">
        <w:rPr>
          <w:rFonts w:ascii="Arial" w:hAnsi="Arial" w:cs="Arial"/>
        </w:rPr>
        <w:t xml:space="preserve">the deal, </w:t>
      </w:r>
      <w:r w:rsidR="00930B35" w:rsidRPr="00031BB2">
        <w:rPr>
          <w:rFonts w:ascii="Arial" w:hAnsi="Arial" w:cs="Arial"/>
        </w:rPr>
        <w:t xml:space="preserve">what </w:t>
      </w:r>
      <w:r w:rsidR="00D95CF0">
        <w:rPr>
          <w:rFonts w:ascii="Arial" w:hAnsi="Arial" w:cs="Arial"/>
        </w:rPr>
        <w:t>are</w:t>
      </w:r>
      <w:r w:rsidR="00641590">
        <w:rPr>
          <w:rFonts w:ascii="Arial" w:hAnsi="Arial" w:cs="Arial"/>
        </w:rPr>
        <w:t xml:space="preserve"> their deal </w:t>
      </w:r>
      <w:r w:rsidR="00930B35" w:rsidRPr="00031BB2">
        <w:rPr>
          <w:rFonts w:ascii="Arial" w:hAnsi="Arial" w:cs="Arial"/>
        </w:rPr>
        <w:t xml:space="preserve">and who </w:t>
      </w:r>
      <w:r w:rsidR="00641590">
        <w:rPr>
          <w:rFonts w:ascii="Arial" w:hAnsi="Arial" w:cs="Arial"/>
        </w:rPr>
        <w:t xml:space="preserve">agree </w:t>
      </w:r>
      <w:r w:rsidR="00D95CF0">
        <w:rPr>
          <w:rFonts w:ascii="Arial" w:hAnsi="Arial" w:cs="Arial"/>
        </w:rPr>
        <w:t xml:space="preserve">with </w:t>
      </w:r>
      <w:r w:rsidR="00641590">
        <w:rPr>
          <w:rFonts w:ascii="Arial" w:hAnsi="Arial" w:cs="Arial"/>
        </w:rPr>
        <w:t>that deal</w:t>
      </w:r>
      <w:r w:rsidR="00930B35" w:rsidRPr="00031BB2">
        <w:rPr>
          <w:rFonts w:ascii="Arial" w:hAnsi="Arial" w:cs="Arial"/>
        </w:rPr>
        <w:t>,</w:t>
      </w:r>
      <w:r w:rsidR="00D428C3" w:rsidRPr="00031BB2">
        <w:rPr>
          <w:rFonts w:ascii="Arial" w:hAnsi="Arial" w:cs="Arial"/>
        </w:rPr>
        <w:t xml:space="preserve"> there is </w:t>
      </w:r>
      <w:r w:rsidR="00641590">
        <w:rPr>
          <w:rFonts w:ascii="Arial" w:hAnsi="Arial" w:cs="Arial"/>
        </w:rPr>
        <w:t>extremely little</w:t>
      </w:r>
      <w:r w:rsidR="00930B35" w:rsidRPr="00031BB2">
        <w:rPr>
          <w:rFonts w:ascii="Arial" w:hAnsi="Arial" w:cs="Arial"/>
        </w:rPr>
        <w:t xml:space="preserve"> room for error </w:t>
      </w:r>
      <w:r w:rsidR="00641590">
        <w:rPr>
          <w:rFonts w:ascii="Arial" w:hAnsi="Arial" w:cs="Arial"/>
        </w:rPr>
        <w:t>for th</w:t>
      </w:r>
      <w:r w:rsidR="00D95CF0">
        <w:rPr>
          <w:rFonts w:ascii="Arial" w:hAnsi="Arial" w:cs="Arial"/>
        </w:rPr>
        <w:t>e</w:t>
      </w:r>
      <w:r w:rsidR="00641590">
        <w:rPr>
          <w:rFonts w:ascii="Arial" w:hAnsi="Arial" w:cs="Arial"/>
        </w:rPr>
        <w:t xml:space="preserve"> deal data</w:t>
      </w:r>
      <w:r w:rsidR="006550F8" w:rsidRPr="00031BB2">
        <w:rPr>
          <w:rFonts w:ascii="Arial" w:hAnsi="Arial" w:cs="Arial"/>
        </w:rPr>
        <w:t xml:space="preserve"> (ibid)</w:t>
      </w:r>
      <w:r w:rsidR="00930B35" w:rsidRPr="00031BB2">
        <w:rPr>
          <w:rFonts w:ascii="Arial" w:hAnsi="Arial" w:cs="Arial"/>
        </w:rPr>
        <w:t xml:space="preserve">. </w:t>
      </w:r>
    </w:p>
    <w:p w14:paraId="11186436" w14:textId="0AEA685D" w:rsidR="0024783A" w:rsidRDefault="00FA0155" w:rsidP="00B91688">
      <w:pPr>
        <w:jc w:val="both"/>
        <w:rPr>
          <w:rFonts w:ascii="Arial" w:hAnsi="Arial" w:cs="Arial"/>
          <w:shd w:val="clear" w:color="auto" w:fill="FFFFFF"/>
        </w:rPr>
      </w:pPr>
      <w:r>
        <w:rPr>
          <w:rFonts w:ascii="Arial" w:hAnsi="Arial" w:cs="Arial"/>
          <w:shd w:val="clear" w:color="auto" w:fill="FFFFFF"/>
        </w:rPr>
        <w:t xml:space="preserve">On the side of </w:t>
      </w:r>
      <w:r w:rsidR="00E3331D">
        <w:rPr>
          <w:rFonts w:ascii="Arial" w:hAnsi="Arial" w:cs="Arial"/>
          <w:shd w:val="clear" w:color="auto" w:fill="FFFFFF"/>
        </w:rPr>
        <w:t xml:space="preserve">construction stage </w:t>
      </w:r>
      <w:r>
        <w:rPr>
          <w:rFonts w:ascii="Arial" w:hAnsi="Arial" w:cs="Arial"/>
          <w:shd w:val="clear" w:color="auto" w:fill="FFFFFF"/>
        </w:rPr>
        <w:t>for</w:t>
      </w:r>
      <w:r w:rsidR="00E3331D">
        <w:rPr>
          <w:rFonts w:ascii="Arial" w:hAnsi="Arial" w:cs="Arial"/>
          <w:shd w:val="clear" w:color="auto" w:fill="FFFFFF"/>
        </w:rPr>
        <w:t xml:space="preserve"> infrastructural project</w:t>
      </w:r>
      <w:r w:rsidR="0044015D">
        <w:rPr>
          <w:rFonts w:ascii="Arial" w:hAnsi="Arial" w:cs="Arial"/>
          <w:shd w:val="clear" w:color="auto" w:fill="FFFFFF"/>
        </w:rPr>
        <w:t>s</w:t>
      </w:r>
      <w:r w:rsidR="00E3331D">
        <w:rPr>
          <w:rFonts w:ascii="Arial" w:hAnsi="Arial" w:cs="Arial"/>
          <w:shd w:val="clear" w:color="auto" w:fill="FFFFFF"/>
        </w:rPr>
        <w:t>, it generate</w:t>
      </w:r>
      <w:r w:rsidR="009846F4">
        <w:rPr>
          <w:rFonts w:ascii="Arial" w:hAnsi="Arial" w:cs="Arial"/>
          <w:shd w:val="clear" w:color="auto" w:fill="FFFFFF"/>
        </w:rPr>
        <w:t>s</w:t>
      </w:r>
      <w:r w:rsidR="00E3331D">
        <w:rPr>
          <w:rFonts w:ascii="Arial" w:hAnsi="Arial" w:cs="Arial"/>
          <w:shd w:val="clear" w:color="auto" w:fill="FFFFFF"/>
        </w:rPr>
        <w:t xml:space="preserve"> enormous amount of information. </w:t>
      </w:r>
      <w:r w:rsidR="00031BB2" w:rsidRPr="00031BB2">
        <w:rPr>
          <w:rFonts w:ascii="Arial" w:hAnsi="Arial" w:cs="Arial"/>
          <w:shd w:val="clear" w:color="auto" w:fill="FFFFFF"/>
        </w:rPr>
        <w:t>A</w:t>
      </w:r>
      <w:r w:rsidR="009846F4">
        <w:rPr>
          <w:rFonts w:ascii="Arial" w:hAnsi="Arial" w:cs="Arial"/>
          <w:shd w:val="clear" w:color="auto" w:fill="FFFFFF"/>
        </w:rPr>
        <w:t xml:space="preserve"> control room should also be used to enhance</w:t>
      </w:r>
      <w:r w:rsidR="00031BB2" w:rsidRPr="00031BB2">
        <w:rPr>
          <w:rFonts w:ascii="Arial" w:hAnsi="Arial" w:cs="Arial"/>
          <w:shd w:val="clear" w:color="auto" w:fill="FFFFFF"/>
        </w:rPr>
        <w:t xml:space="preserve"> </w:t>
      </w:r>
      <w:r w:rsidR="004421B0" w:rsidRPr="00031BB2">
        <w:rPr>
          <w:rFonts w:ascii="Arial" w:hAnsi="Arial" w:cs="Arial"/>
          <w:shd w:val="clear" w:color="auto" w:fill="FFFFFF"/>
        </w:rPr>
        <w:t xml:space="preserve">project management </w:t>
      </w:r>
      <w:r w:rsidR="009846F4">
        <w:rPr>
          <w:rFonts w:ascii="Arial" w:hAnsi="Arial" w:cs="Arial"/>
          <w:shd w:val="clear" w:color="auto" w:fill="FFFFFF"/>
        </w:rPr>
        <w:t>to reduce risk of project delay</w:t>
      </w:r>
      <w:r w:rsidR="00031BB2" w:rsidRPr="00031BB2">
        <w:rPr>
          <w:rFonts w:ascii="Arial" w:hAnsi="Arial" w:cs="Arial"/>
          <w:shd w:val="clear" w:color="auto" w:fill="FFFFFF"/>
        </w:rPr>
        <w:t xml:space="preserve">, within budget, and </w:t>
      </w:r>
      <w:r w:rsidR="00031BB2">
        <w:rPr>
          <w:rFonts w:ascii="Arial" w:hAnsi="Arial" w:cs="Arial"/>
          <w:shd w:val="clear" w:color="auto" w:fill="FFFFFF"/>
        </w:rPr>
        <w:t>minimise contractual implication</w:t>
      </w:r>
      <w:r w:rsidR="003C4DEB">
        <w:rPr>
          <w:rFonts w:ascii="Arial" w:hAnsi="Arial" w:cs="Arial"/>
          <w:shd w:val="clear" w:color="auto" w:fill="FFFFFF"/>
        </w:rPr>
        <w:t xml:space="preserve"> as well as h</w:t>
      </w:r>
      <w:r w:rsidR="00A40A80" w:rsidRPr="00031BB2">
        <w:rPr>
          <w:rFonts w:ascii="Arial" w:hAnsi="Arial" w:cs="Arial"/>
          <w:shd w:val="clear" w:color="auto" w:fill="FFFFFF"/>
        </w:rPr>
        <w:t xml:space="preserve">ealth and safety </w:t>
      </w:r>
      <w:r w:rsidR="00485F7A">
        <w:rPr>
          <w:rFonts w:ascii="Arial" w:hAnsi="Arial" w:cs="Arial"/>
          <w:shd w:val="clear" w:color="auto" w:fill="FFFFFF"/>
        </w:rPr>
        <w:t>of workers</w:t>
      </w:r>
      <w:r w:rsidR="00A40A80" w:rsidRPr="00031BB2">
        <w:rPr>
          <w:rFonts w:ascii="Arial" w:hAnsi="Arial" w:cs="Arial"/>
          <w:shd w:val="clear" w:color="auto" w:fill="FFFFFF"/>
        </w:rPr>
        <w:t xml:space="preserve"> </w:t>
      </w:r>
      <w:r w:rsidR="00A40A80">
        <w:rPr>
          <w:rFonts w:ascii="Arial" w:hAnsi="Arial" w:cs="Arial"/>
          <w:shd w:val="clear" w:color="auto" w:fill="FFFFFF"/>
        </w:rPr>
        <w:t xml:space="preserve">as </w:t>
      </w:r>
      <w:r w:rsidR="00A40A80" w:rsidRPr="00031BB2">
        <w:rPr>
          <w:rFonts w:ascii="Arial" w:hAnsi="Arial" w:cs="Arial"/>
          <w:shd w:val="clear" w:color="auto" w:fill="FFFFFF"/>
        </w:rPr>
        <w:t>the</w:t>
      </w:r>
      <w:r w:rsidR="00485F7A">
        <w:rPr>
          <w:rFonts w:ascii="Arial" w:hAnsi="Arial" w:cs="Arial"/>
          <w:shd w:val="clear" w:color="auto" w:fill="FFFFFF"/>
        </w:rPr>
        <w:t>y are</w:t>
      </w:r>
      <w:r w:rsidR="00A40A80" w:rsidRPr="00031BB2">
        <w:rPr>
          <w:rFonts w:ascii="Arial" w:hAnsi="Arial" w:cs="Arial"/>
          <w:shd w:val="clear" w:color="auto" w:fill="FFFFFF"/>
        </w:rPr>
        <w:t xml:space="preserve"> </w:t>
      </w:r>
      <w:r w:rsidR="00622486">
        <w:rPr>
          <w:rFonts w:ascii="Arial" w:hAnsi="Arial" w:cs="Arial"/>
          <w:shd w:val="clear" w:color="auto" w:fill="FFFFFF"/>
        </w:rPr>
        <w:t>susceptible</w:t>
      </w:r>
      <w:r w:rsidR="00A40A80" w:rsidRPr="00031BB2">
        <w:rPr>
          <w:rFonts w:ascii="Arial" w:hAnsi="Arial" w:cs="Arial"/>
          <w:shd w:val="clear" w:color="auto" w:fill="FFFFFF"/>
        </w:rPr>
        <w:t xml:space="preserve"> to hazardous situations</w:t>
      </w:r>
      <w:r w:rsidR="00031BB2" w:rsidRPr="00031BB2">
        <w:rPr>
          <w:rFonts w:ascii="Arial" w:hAnsi="Arial" w:cs="Arial"/>
          <w:shd w:val="clear" w:color="auto" w:fill="FFFFFF"/>
        </w:rPr>
        <w:t xml:space="preserve">. </w:t>
      </w:r>
      <w:r w:rsidR="00A40A80">
        <w:rPr>
          <w:rFonts w:ascii="Arial" w:hAnsi="Arial" w:cs="Arial"/>
          <w:shd w:val="clear" w:color="auto" w:fill="FFFFFF"/>
        </w:rPr>
        <w:t>The Control Room can</w:t>
      </w:r>
      <w:r w:rsidR="00EE3CF5">
        <w:rPr>
          <w:rFonts w:ascii="Arial" w:hAnsi="Arial" w:cs="Arial"/>
          <w:shd w:val="clear" w:color="auto" w:fill="FFFFFF"/>
        </w:rPr>
        <w:t xml:space="preserve"> give insight</w:t>
      </w:r>
      <w:r w:rsidR="00CC4553">
        <w:rPr>
          <w:rFonts w:ascii="Arial" w:hAnsi="Arial" w:cs="Arial"/>
          <w:shd w:val="clear" w:color="auto" w:fill="FFFFFF"/>
        </w:rPr>
        <w:t xml:space="preserve"> </w:t>
      </w:r>
      <w:r w:rsidR="00AE1516">
        <w:rPr>
          <w:rFonts w:ascii="Arial" w:hAnsi="Arial" w:cs="Arial"/>
          <w:shd w:val="clear" w:color="auto" w:fill="FFFFFF"/>
        </w:rPr>
        <w:t xml:space="preserve">to the project stakeholders </w:t>
      </w:r>
      <w:r w:rsidR="00EE3CF5">
        <w:rPr>
          <w:rFonts w:ascii="Arial" w:hAnsi="Arial" w:cs="Arial"/>
          <w:shd w:val="clear" w:color="auto" w:fill="FFFFFF"/>
        </w:rPr>
        <w:t xml:space="preserve">on </w:t>
      </w:r>
      <w:r w:rsidR="00031BB2" w:rsidRPr="00031BB2">
        <w:rPr>
          <w:rFonts w:ascii="Arial" w:hAnsi="Arial" w:cs="Arial"/>
          <w:shd w:val="clear" w:color="auto" w:fill="FFFFFF"/>
        </w:rPr>
        <w:t xml:space="preserve">all aspects of health and safety </w:t>
      </w:r>
      <w:r w:rsidR="00A40A80">
        <w:rPr>
          <w:rFonts w:ascii="Arial" w:hAnsi="Arial" w:cs="Arial"/>
          <w:shd w:val="clear" w:color="auto" w:fill="FFFFFF"/>
        </w:rPr>
        <w:t>before and during the construction works</w:t>
      </w:r>
      <w:r w:rsidR="00AB4389">
        <w:rPr>
          <w:rFonts w:ascii="Arial" w:hAnsi="Arial" w:cs="Arial"/>
          <w:shd w:val="clear" w:color="auto" w:fill="FFFFFF"/>
        </w:rPr>
        <w:t xml:space="preserve"> and allocate the resources and planning the project schedule effectively.</w:t>
      </w:r>
    </w:p>
    <w:p w14:paraId="07774CDB" w14:textId="77777777" w:rsidR="0024783A" w:rsidRDefault="0024783A">
      <w:pPr>
        <w:rPr>
          <w:rFonts w:ascii="Arial" w:hAnsi="Arial" w:cs="Arial"/>
          <w:shd w:val="clear" w:color="auto" w:fill="FFFFFF"/>
        </w:rPr>
      </w:pPr>
      <w:r>
        <w:rPr>
          <w:rFonts w:ascii="Arial" w:hAnsi="Arial" w:cs="Arial"/>
          <w:shd w:val="clear" w:color="auto" w:fill="FFFFFF"/>
        </w:rPr>
        <w:br w:type="page"/>
      </w:r>
    </w:p>
    <w:p w14:paraId="4918689E" w14:textId="7A851D47" w:rsidR="00D23CA4" w:rsidRPr="00575AEE" w:rsidRDefault="00F76975" w:rsidP="00575AEE">
      <w:pPr>
        <w:pStyle w:val="Heading1"/>
        <w:numPr>
          <w:ilvl w:val="1"/>
          <w:numId w:val="2"/>
        </w:numPr>
        <w:ind w:left="432"/>
        <w:rPr>
          <w:rFonts w:ascii="Arial" w:hAnsi="Arial" w:cs="Arial"/>
          <w:sz w:val="22"/>
          <w:szCs w:val="22"/>
        </w:rPr>
      </w:pPr>
      <w:r>
        <w:rPr>
          <w:rFonts w:ascii="Arial" w:hAnsi="Arial" w:cs="Arial"/>
          <w:sz w:val="22"/>
          <w:szCs w:val="22"/>
        </w:rPr>
        <w:lastRenderedPageBreak/>
        <w:t>Digital Twins</w:t>
      </w:r>
    </w:p>
    <w:p w14:paraId="25F67C71" w14:textId="5F9E0CF3" w:rsidR="004F2982" w:rsidRDefault="004F2982" w:rsidP="00FA21B9">
      <w:pPr>
        <w:spacing w:after="0" w:line="240" w:lineRule="auto"/>
        <w:jc w:val="both"/>
        <w:rPr>
          <w:rFonts w:ascii="Arial" w:hAnsi="Arial" w:cs="Arial"/>
          <w:highlight w:val="yellow"/>
        </w:rPr>
      </w:pPr>
    </w:p>
    <w:p w14:paraId="238FE21B" w14:textId="14A46BD6" w:rsidR="003C0D98" w:rsidRPr="00B0586D" w:rsidRDefault="003C0D98" w:rsidP="003C0D98">
      <w:pPr>
        <w:spacing w:after="0" w:line="240" w:lineRule="auto"/>
        <w:jc w:val="both"/>
        <w:rPr>
          <w:rFonts w:ascii="Arial" w:hAnsi="Arial" w:cs="Arial"/>
        </w:rPr>
      </w:pPr>
      <w:r w:rsidRPr="00B0586D">
        <w:rPr>
          <w:rFonts w:ascii="Arial" w:hAnsi="Arial" w:cs="Arial"/>
        </w:rPr>
        <w:t>The concept of Digital Twin originated from the NASA’s Apollo project. It’s main point is to  creating a virtual asset to represent the physical assets</w:t>
      </w:r>
      <w:r w:rsidR="00E743FB" w:rsidRPr="00B0586D">
        <w:rPr>
          <w:rFonts w:ascii="Arial" w:hAnsi="Arial" w:cs="Arial"/>
        </w:rPr>
        <w:t xml:space="preserve">, </w:t>
      </w:r>
      <w:r w:rsidRPr="00B0586D">
        <w:rPr>
          <w:rFonts w:ascii="Arial" w:hAnsi="Arial" w:cs="Arial"/>
        </w:rPr>
        <w:t xml:space="preserve">which helps to make better-informed decisions to improved outcomes </w:t>
      </w:r>
      <w:ins w:id="1" w:author="A. Leung" w:date="2020-08-10T22:22:00Z">
        <w:r w:rsidR="007E7993">
          <w:rPr>
            <w:rFonts w:ascii="Arial" w:hAnsi="Arial" w:cs="Arial"/>
          </w:rPr>
          <w:t xml:space="preserve">in the real-time </w:t>
        </w:r>
      </w:ins>
      <w:r w:rsidRPr="00B0586D">
        <w:rPr>
          <w:rFonts w:ascii="Arial" w:hAnsi="Arial" w:cs="Arial"/>
        </w:rPr>
        <w:fldChar w:fldCharType="begin" w:fldLock="1"/>
      </w:r>
      <w:r w:rsidRPr="00B0586D">
        <w:rPr>
          <w:rFonts w:ascii="Arial" w:hAnsi="Arial" w:cs="Arial"/>
        </w:rPr>
        <w:instrText>ADDIN CSL_CITATION {"citationItems":[{"id":"ITEM-1","itemData":{"DOI":"10.17863/CAM.32260","abstract":"Up to 30% of annual spend across the built environment is lost in inefficiencies related to poor quality data1. This is seen in lost productivity due to underperforming economic and social infrastructure. Effective information management will enable better decisions, leading to financial savings, improved performance and service, and better outcomes for business and society per whole-life pound. To make this possible an information management framework is necessary. This paper seeks to build consensus on foundational definitions and guiding values – the Gemini Principles – and to begin enabling alignment on the approach to information management across the built environment.","author":[{"dropping-particle":"","family":"Bolton","given":"A.","non-dropping-particle":"","parse-names":false,"suffix":""},{"dropping-particle":"","family":"Butler","given":"L.","non-dropping-particle":"","parse-names":false,"suffix":""},{"dropping-particle":"","family":"Dabson","given":"I.","non-dropping-particle":"","parse-names":false,"suffix":""},{"dropping-particle":"","family":"Enzer","given":"M.","non-dropping-particle":"","parse-names":false,"suffix":""},{"dropping-particle":"","family":"Evans","given":"M.","non-dropping-particle":"","parse-names":false,"suffix":""},{"dropping-particle":"","family":"Fenemore","given":"T.","non-dropping-particle":"","parse-names":false,"suffix":""},{"dropping-particle":"","family":"Harradence","given":"F.","non-dropping-particle":"","parse-names":false,"suffix":""}],"container-title":"University of Cambridge, UK 2018","id":"ITEM-1","issued":{"date-parts":[["2018"]]},"title":"The Gemini Principles","type":"article-journal"},"uris":["http://www.mendeley.com/documents/?uuid=2f845bed-215e-43a1-bd06-6df07ad7b2d4"]}],"mendeley":{"formattedCitation":"(Bolton et al., 2018)","plainTextFormattedCitation":"(Bolton et al., 2018)","previouslyFormattedCitation":"(Bolton et al., 2018)"},"properties":{"noteIndex":0},"schema":"https://github.com/citation-style-language/schema/raw/master/csl-citation.json"}</w:instrText>
      </w:r>
      <w:r w:rsidRPr="00B0586D">
        <w:rPr>
          <w:rFonts w:ascii="Arial" w:hAnsi="Arial" w:cs="Arial"/>
        </w:rPr>
        <w:fldChar w:fldCharType="separate"/>
      </w:r>
      <w:r w:rsidRPr="00B0586D">
        <w:rPr>
          <w:rFonts w:ascii="Arial" w:hAnsi="Arial" w:cs="Arial"/>
          <w:noProof/>
        </w:rPr>
        <w:t>(Bolton et al., 2018)</w:t>
      </w:r>
      <w:r w:rsidRPr="00B0586D">
        <w:rPr>
          <w:rFonts w:ascii="Arial" w:hAnsi="Arial" w:cs="Arial"/>
        </w:rPr>
        <w:fldChar w:fldCharType="end"/>
      </w:r>
      <w:r w:rsidRPr="00B0586D">
        <w:rPr>
          <w:rFonts w:ascii="Arial" w:hAnsi="Arial" w:cs="Arial"/>
        </w:rPr>
        <w:t xml:space="preserve">. Simulation and analytics can be done by the digital twin, which established a continuous improvement to the physical asset by measuring performance, design based on data-driven observations, continuously making decision to cater for the changing market conditions </w:t>
      </w:r>
      <w:r w:rsidRPr="00B0586D">
        <w:rPr>
          <w:rFonts w:ascii="Arial" w:hAnsi="Arial" w:cs="Arial"/>
        </w:rPr>
        <w:fldChar w:fldCharType="begin" w:fldLock="1"/>
      </w:r>
      <w:r w:rsidRPr="00B0586D">
        <w:rPr>
          <w:rFonts w:ascii="Arial" w:hAnsi="Arial" w:cs="Arial"/>
        </w:rPr>
        <w:instrText>ADDIN CSL_CITATION {"citationItems":[{"id":"ITEM-1","itemData":{"URL":"https://info.expeditors.com/horizon/rise-of-the-digital-twin","author":[{"dropping-particle":"","family":"Jarrett Hendricks","given":"","non-dropping-particle":"","parse-names":false,"suffix":""}],"id":"ITEM-1","issued":{"date-parts":[["2020"]]},"title":"Rise of the Digital Twin: How Lessons Learned from NASA Are Changing the Way Supply Chains Are Managed","type":"webpage"},"uris":["http://www.mendeley.com/documents/?uuid=1789f196-cbdc-490a-b307-4cc272b6dc1f"]}],"mendeley":{"formattedCitation":"(Jarrett Hendricks, 2020)","plainTextFormattedCitation":"(Jarrett Hendricks, 2020)","previouslyFormattedCitation":"(Jarrett Hendricks, 2020)"},"properties":{"noteIndex":0},"schema":"https://github.com/citation-style-language/schema/raw/master/csl-citation.json"}</w:instrText>
      </w:r>
      <w:r w:rsidRPr="00B0586D">
        <w:rPr>
          <w:rFonts w:ascii="Arial" w:hAnsi="Arial" w:cs="Arial"/>
        </w:rPr>
        <w:fldChar w:fldCharType="separate"/>
      </w:r>
      <w:r w:rsidRPr="00B0586D">
        <w:rPr>
          <w:rFonts w:ascii="Arial" w:hAnsi="Arial" w:cs="Arial"/>
          <w:noProof/>
        </w:rPr>
        <w:t>(Jarrett Hendricks, 2020)</w:t>
      </w:r>
      <w:r w:rsidRPr="00B0586D">
        <w:rPr>
          <w:rFonts w:ascii="Arial" w:hAnsi="Arial" w:cs="Arial"/>
        </w:rPr>
        <w:fldChar w:fldCharType="end"/>
      </w:r>
      <w:r w:rsidRPr="00B0586D">
        <w:rPr>
          <w:rFonts w:ascii="Arial" w:hAnsi="Arial" w:cs="Arial"/>
        </w:rPr>
        <w:t>.</w:t>
      </w:r>
    </w:p>
    <w:p w14:paraId="37D28D9F" w14:textId="77777777" w:rsidR="003C0D98" w:rsidRPr="00B0586D" w:rsidRDefault="003C0D98" w:rsidP="003C0D98">
      <w:pPr>
        <w:spacing w:after="0" w:line="240" w:lineRule="auto"/>
        <w:jc w:val="both"/>
        <w:rPr>
          <w:rFonts w:ascii="Arial" w:hAnsi="Arial" w:cs="Arial"/>
        </w:rPr>
      </w:pPr>
    </w:p>
    <w:p w14:paraId="26A59D70" w14:textId="331F359C" w:rsidR="003C0D98" w:rsidRPr="00B0586D" w:rsidRDefault="00182412" w:rsidP="003C0D98">
      <w:pPr>
        <w:spacing w:after="0" w:line="240" w:lineRule="auto"/>
        <w:jc w:val="both"/>
        <w:rPr>
          <w:rFonts w:ascii="Arial" w:hAnsi="Arial" w:cs="Arial"/>
        </w:rPr>
      </w:pPr>
      <w:r w:rsidRPr="00B0586D">
        <w:rPr>
          <w:rFonts w:ascii="Arial" w:hAnsi="Arial" w:cs="Arial"/>
        </w:rPr>
        <w:t>I</w:t>
      </w:r>
      <w:r w:rsidR="00B21CC0" w:rsidRPr="00B0586D">
        <w:rPr>
          <w:rFonts w:ascii="Arial" w:hAnsi="Arial" w:cs="Arial"/>
        </w:rPr>
        <w:t>n AEC industry</w:t>
      </w:r>
      <w:r w:rsidR="002E5B49" w:rsidRPr="00B0586D">
        <w:rPr>
          <w:rFonts w:ascii="Arial" w:hAnsi="Arial" w:cs="Arial"/>
        </w:rPr>
        <w:t xml:space="preserve">, </w:t>
      </w:r>
      <w:r w:rsidR="003C0D98" w:rsidRPr="00B0586D">
        <w:rPr>
          <w:rFonts w:ascii="Arial" w:hAnsi="Arial" w:cs="Arial"/>
        </w:rPr>
        <w:t xml:space="preserve">many professionals embrace the use of Building Information Modelling (BIM) with </w:t>
      </w:r>
      <w:r w:rsidR="005E7455" w:rsidRPr="00B0586D">
        <w:rPr>
          <w:rFonts w:ascii="Arial" w:hAnsi="Arial" w:cs="Arial"/>
        </w:rPr>
        <w:t xml:space="preserve">the </w:t>
      </w:r>
      <w:r w:rsidR="003C0D98" w:rsidRPr="00B0586D">
        <w:rPr>
          <w:rFonts w:ascii="Arial" w:hAnsi="Arial" w:cs="Arial"/>
        </w:rPr>
        <w:t>adopt</w:t>
      </w:r>
      <w:r w:rsidR="005E7455" w:rsidRPr="00B0586D">
        <w:rPr>
          <w:rFonts w:ascii="Arial" w:hAnsi="Arial" w:cs="Arial"/>
        </w:rPr>
        <w:t>ion</w:t>
      </w:r>
      <w:r w:rsidR="003C0D98" w:rsidRPr="00B0586D">
        <w:rPr>
          <w:rFonts w:ascii="Arial" w:hAnsi="Arial" w:cs="Arial"/>
        </w:rPr>
        <w:t xml:space="preserve"> </w:t>
      </w:r>
      <w:r w:rsidR="005E7455" w:rsidRPr="00B0586D">
        <w:rPr>
          <w:rFonts w:ascii="Arial" w:hAnsi="Arial" w:cs="Arial"/>
        </w:rPr>
        <w:t>of</w:t>
      </w:r>
      <w:r w:rsidR="003C0D98" w:rsidRPr="00B0586D">
        <w:rPr>
          <w:rFonts w:ascii="Arial" w:hAnsi="Arial" w:cs="Arial"/>
        </w:rPr>
        <w:t xml:space="preserve"> Digital Twin paradigm to form an integrated approaches on micro (construction site) and macro (city districts) levels </w:t>
      </w:r>
      <w:r w:rsidR="003C0D98" w:rsidRPr="00B0586D">
        <w:rPr>
          <w:rFonts w:ascii="Arial" w:hAnsi="Arial" w:cs="Arial"/>
        </w:rPr>
        <w:fldChar w:fldCharType="begin" w:fldLock="1"/>
      </w:r>
      <w:r w:rsidR="00593C0F" w:rsidRPr="00B0586D">
        <w:rPr>
          <w:rFonts w:ascii="Arial" w:hAnsi="Arial" w:cs="Arial"/>
        </w:rPr>
        <w:instrText>ADDIN CSL_CITATION {"citationItems":[{"id":"ITEM-1","itemData":{"DOI":"10.1016/j.autcon.2020.103179","ISSN":"09265805","abstract":"As the Architecture, Engineering and Construction sector is embracing the digital age, the processes involved in the design, construction and operation of built assets are more and more influenced by technologies dealing with value-added monitoring of data from sensor networks, management of this data in secure and resilient storage systems underpinned by semantic models, as well as the simulation and optimisation of engineering systems. Aside from enhancing the efficiency of the value chain, such information-intensive models and associated technologies play a decisive role in minimising the lifecycle impacts of our buildings. While Building Information Modelling provides procedures, technologies and data schemas enabling a standardised semantic representation of building components and systems, the concept of a Digital Twin conveys a more holistic socio-technical and process-oriented characterisation of the complex artefacts involved by leveraging the synchronicity of the cyber-physical bi-directional data flows. Moreover, BIM lacks semantic completeness in areas such as control systems, including sensor networks, social systems, and urban artefacts beyond the scope of buildings, thus requiring a holistic, scalable semantic approach that factors in dynamic data at different levels. The paper reviews the multi-faceted applications of BIM during the construction stage and highlights limits and requirements, paving the way to the concept of a Construction Digital Twin. A definition of such a concept is then given, described in terms of underpinning research themes, while elaborating on areas for future research.","author":[{"dropping-particle":"","family":"Boje","given":"Calin","non-dropping-particle":"","parse-names":false,"suffix":""},{"dropping-particle":"","family":"Guerriero","given":"Annie","non-dropping-particle":"","parse-names":false,"suffix":""},{"dropping-particle":"","family":"Kubicki","given":"Sylvain","non-dropping-particle":"","parse-names":false,"suffix":""},{"dropping-particle":"","family":"Rezgui","given":"Yacine","non-dropping-particle":"","parse-names":false,"suffix":""}],"container-title":"Automation in Construction","id":"ITEM-1","issued":{"date-parts":[["2020"]]},"title":"Towards a semantic Construction Digital Twin: Directions for future research","type":"article"},"uris":["http://www.mendeley.com/documents/?uuid=0ba9bce2-3159-480a-8a78-9da7fb7d6770"]}],"mendeley":{"formattedCitation":"(Boje et al., 2020)","plainTextFormattedCitation":"(Boje et al., 2020)","previouslyFormattedCitation":"(Boje et al., 2020)"},"properties":{"noteIndex":0},"schema":"https://github.com/citation-style-language/schema/raw/master/csl-citation.json"}</w:instrText>
      </w:r>
      <w:r w:rsidR="003C0D98" w:rsidRPr="00B0586D">
        <w:rPr>
          <w:rFonts w:ascii="Arial" w:hAnsi="Arial" w:cs="Arial"/>
        </w:rPr>
        <w:fldChar w:fldCharType="separate"/>
      </w:r>
      <w:r w:rsidR="003C0D98" w:rsidRPr="00B0586D">
        <w:rPr>
          <w:rFonts w:ascii="Arial" w:hAnsi="Arial" w:cs="Arial"/>
          <w:noProof/>
        </w:rPr>
        <w:t>(Boje et al., 2020)</w:t>
      </w:r>
      <w:r w:rsidR="003C0D98" w:rsidRPr="00B0586D">
        <w:rPr>
          <w:rFonts w:ascii="Arial" w:hAnsi="Arial" w:cs="Arial"/>
        </w:rPr>
        <w:fldChar w:fldCharType="end"/>
      </w:r>
      <w:r w:rsidR="00E743FB" w:rsidRPr="00B0586D">
        <w:rPr>
          <w:rFonts w:ascii="Arial" w:hAnsi="Arial" w:cs="Arial"/>
        </w:rPr>
        <w:t xml:space="preserve">. Since the BIM </w:t>
      </w:r>
      <w:r w:rsidRPr="00B0586D">
        <w:rPr>
          <w:rFonts w:ascii="Arial" w:hAnsi="Arial" w:cs="Arial"/>
        </w:rPr>
        <w:t xml:space="preserve">provides a digital model and data schemas with a standardised semantic representation of building components and systems. </w:t>
      </w:r>
      <w:r w:rsidR="00B21CC0" w:rsidRPr="00B0586D">
        <w:rPr>
          <w:rFonts w:ascii="Arial" w:hAnsi="Arial" w:cs="Arial"/>
          <w:highlight w:val="yellow"/>
        </w:rPr>
        <w:t>(more…..)</w:t>
      </w:r>
    </w:p>
    <w:p w14:paraId="238CDDE6" w14:textId="77777777" w:rsidR="00A93C8A" w:rsidRPr="00B0586D" w:rsidRDefault="00A93C8A" w:rsidP="003C0D98">
      <w:pPr>
        <w:spacing w:after="0" w:line="240" w:lineRule="auto"/>
        <w:jc w:val="both"/>
        <w:rPr>
          <w:rFonts w:ascii="Arial" w:hAnsi="Arial" w:cs="Arial"/>
        </w:rPr>
      </w:pPr>
    </w:p>
    <w:p w14:paraId="2A70234F" w14:textId="24197C31" w:rsidR="00A2718C" w:rsidRPr="00B0586D" w:rsidRDefault="003C0D98" w:rsidP="00A2718C">
      <w:pPr>
        <w:spacing w:after="0" w:line="240" w:lineRule="auto"/>
        <w:jc w:val="both"/>
        <w:rPr>
          <w:rFonts w:ascii="Arial" w:hAnsi="Arial" w:cs="Arial"/>
        </w:rPr>
      </w:pPr>
      <w:r w:rsidRPr="00B0586D">
        <w:rPr>
          <w:rFonts w:ascii="Arial" w:hAnsi="Arial" w:cs="Arial"/>
        </w:rPr>
        <w:t>T</w:t>
      </w:r>
      <w:r w:rsidR="00A2718C" w:rsidRPr="00B0586D">
        <w:rPr>
          <w:rFonts w:ascii="Arial" w:hAnsi="Arial" w:cs="Arial"/>
        </w:rPr>
        <w:t>he</w:t>
      </w:r>
      <w:r w:rsidR="00E743FB" w:rsidRPr="00B0586D">
        <w:rPr>
          <w:rFonts w:ascii="Arial" w:hAnsi="Arial" w:cs="Arial"/>
        </w:rPr>
        <w:t>se</w:t>
      </w:r>
      <w:r w:rsidR="00A2718C" w:rsidRPr="00B0586D">
        <w:rPr>
          <w:rFonts w:ascii="Arial" w:hAnsi="Arial" w:cs="Arial"/>
        </w:rPr>
        <w:t xml:space="preserve"> literatures </w:t>
      </w:r>
      <w:r w:rsidR="00E743FB" w:rsidRPr="00B0586D">
        <w:rPr>
          <w:rFonts w:ascii="Arial" w:hAnsi="Arial" w:cs="Arial"/>
        </w:rPr>
        <w:t xml:space="preserve">have </w:t>
      </w:r>
      <w:r w:rsidR="00FC6A1C" w:rsidRPr="00B0586D">
        <w:rPr>
          <w:rFonts w:ascii="Arial" w:hAnsi="Arial" w:cs="Arial"/>
        </w:rPr>
        <w:t>point</w:t>
      </w:r>
      <w:r w:rsidR="00E743FB" w:rsidRPr="00B0586D">
        <w:rPr>
          <w:rFonts w:ascii="Arial" w:hAnsi="Arial" w:cs="Arial"/>
        </w:rPr>
        <w:t>ed</w:t>
      </w:r>
      <w:r w:rsidR="00FC6A1C" w:rsidRPr="00B0586D">
        <w:rPr>
          <w:rFonts w:ascii="Arial" w:hAnsi="Arial" w:cs="Arial"/>
        </w:rPr>
        <w:t xml:space="preserve"> out th</w:t>
      </w:r>
      <w:r w:rsidR="002E5B49" w:rsidRPr="00B0586D">
        <w:rPr>
          <w:rFonts w:ascii="Arial" w:hAnsi="Arial" w:cs="Arial"/>
        </w:rPr>
        <w:t>at</w:t>
      </w:r>
      <w:r w:rsidR="00FC6A1C" w:rsidRPr="00B0586D">
        <w:rPr>
          <w:rFonts w:ascii="Arial" w:hAnsi="Arial" w:cs="Arial"/>
        </w:rPr>
        <w:t xml:space="preserve"> </w:t>
      </w:r>
      <w:r w:rsidR="002E5B49" w:rsidRPr="00B0586D">
        <w:rPr>
          <w:rFonts w:ascii="Arial" w:hAnsi="Arial" w:cs="Arial"/>
        </w:rPr>
        <w:t xml:space="preserve">the </w:t>
      </w:r>
      <w:r w:rsidR="005E7455" w:rsidRPr="00B0586D">
        <w:rPr>
          <w:rFonts w:ascii="Arial" w:hAnsi="Arial" w:cs="Arial"/>
        </w:rPr>
        <w:t xml:space="preserve">control room should with </w:t>
      </w:r>
      <w:r w:rsidR="002E5B49" w:rsidRPr="00B0586D">
        <w:rPr>
          <w:rFonts w:ascii="Arial" w:hAnsi="Arial" w:cs="Arial"/>
        </w:rPr>
        <w:t xml:space="preserve">digital twin </w:t>
      </w:r>
      <w:r w:rsidR="005E7455" w:rsidRPr="00B0586D">
        <w:rPr>
          <w:rFonts w:ascii="Arial" w:hAnsi="Arial" w:cs="Arial"/>
        </w:rPr>
        <w:t xml:space="preserve">as </w:t>
      </w:r>
      <w:r w:rsidR="002E5B49" w:rsidRPr="00B0586D">
        <w:rPr>
          <w:rFonts w:ascii="Arial" w:hAnsi="Arial" w:cs="Arial"/>
        </w:rPr>
        <w:t>the basis</w:t>
      </w:r>
      <w:r w:rsidR="005E7455" w:rsidRPr="00B0586D">
        <w:rPr>
          <w:rFonts w:ascii="Arial" w:hAnsi="Arial" w:cs="Arial"/>
        </w:rPr>
        <w:t xml:space="preserve"> and it</w:t>
      </w:r>
      <w:r w:rsidR="002E5B49" w:rsidRPr="00B0586D">
        <w:rPr>
          <w:rFonts w:ascii="Arial" w:hAnsi="Arial" w:cs="Arial"/>
        </w:rPr>
        <w:t xml:space="preserve"> should be linking with the BIM model in the AEC industry</w:t>
      </w:r>
      <w:r w:rsidRPr="00B0586D">
        <w:rPr>
          <w:rFonts w:ascii="Arial" w:hAnsi="Arial" w:cs="Arial"/>
        </w:rPr>
        <w:t>.</w:t>
      </w:r>
      <w:r w:rsidR="00FC6A1C" w:rsidRPr="00B0586D">
        <w:rPr>
          <w:rFonts w:ascii="Arial" w:hAnsi="Arial" w:cs="Arial"/>
        </w:rPr>
        <w:t xml:space="preserve"> </w:t>
      </w:r>
      <w:r w:rsidR="00BC3D42" w:rsidRPr="00B0586D">
        <w:rPr>
          <w:rFonts w:ascii="Arial" w:hAnsi="Arial" w:cs="Arial"/>
        </w:rPr>
        <w:t xml:space="preserve">However, </w:t>
      </w:r>
      <w:r w:rsidR="00182412" w:rsidRPr="00B0586D">
        <w:rPr>
          <w:rFonts w:ascii="Arial" w:hAnsi="Arial" w:cs="Arial"/>
        </w:rPr>
        <w:t xml:space="preserve">as </w:t>
      </w:r>
      <w:r w:rsidR="002E5B49" w:rsidRPr="00B0586D">
        <w:rPr>
          <w:rFonts w:ascii="Arial" w:hAnsi="Arial" w:cs="Arial"/>
        </w:rPr>
        <w:t>it is only</w:t>
      </w:r>
      <w:r w:rsidR="00615B20" w:rsidRPr="00B0586D">
        <w:rPr>
          <w:rFonts w:ascii="Arial" w:hAnsi="Arial" w:cs="Arial"/>
        </w:rPr>
        <w:t xml:space="preserve"> the theorical framework and </w:t>
      </w:r>
      <w:r w:rsidR="002E5B49" w:rsidRPr="00B0586D">
        <w:rPr>
          <w:rFonts w:ascii="Arial" w:hAnsi="Arial" w:cs="Arial"/>
        </w:rPr>
        <w:t xml:space="preserve">there is less </w:t>
      </w:r>
      <w:r w:rsidR="00A85AA8" w:rsidRPr="00B0586D">
        <w:rPr>
          <w:rFonts w:ascii="Arial" w:hAnsi="Arial" w:cs="Arial"/>
        </w:rPr>
        <w:t xml:space="preserve">focus on how these control room solution should be implemented </w:t>
      </w:r>
      <w:r w:rsidR="008A2A00" w:rsidRPr="00B0586D">
        <w:rPr>
          <w:rFonts w:ascii="Arial" w:hAnsi="Arial" w:cs="Arial"/>
        </w:rPr>
        <w:t xml:space="preserve">and how it works </w:t>
      </w:r>
      <w:r w:rsidR="00A85AA8" w:rsidRPr="00B0586D">
        <w:rPr>
          <w:rFonts w:ascii="Arial" w:hAnsi="Arial" w:cs="Arial"/>
        </w:rPr>
        <w:t>practically</w:t>
      </w:r>
      <w:r w:rsidR="002E5B49" w:rsidRPr="00B0586D">
        <w:rPr>
          <w:rFonts w:ascii="Arial" w:hAnsi="Arial" w:cs="Arial"/>
        </w:rPr>
        <w:t xml:space="preserve">, </w:t>
      </w:r>
      <w:r w:rsidR="00615B20" w:rsidRPr="00B0586D">
        <w:rPr>
          <w:rFonts w:ascii="Arial" w:hAnsi="Arial" w:cs="Arial"/>
        </w:rPr>
        <w:t xml:space="preserve">so </w:t>
      </w:r>
      <w:r w:rsidR="00BC3D42" w:rsidRPr="00B0586D">
        <w:rPr>
          <w:rFonts w:ascii="Arial" w:hAnsi="Arial" w:cs="Arial"/>
        </w:rPr>
        <w:t>there is</w:t>
      </w:r>
      <w:r w:rsidR="00A2718C" w:rsidRPr="00B0586D">
        <w:rPr>
          <w:rFonts w:ascii="Arial" w:hAnsi="Arial" w:cs="Arial"/>
        </w:rPr>
        <w:t xml:space="preserve"> less study to evaluate </w:t>
      </w:r>
      <w:r w:rsidR="00A85AA8" w:rsidRPr="00B0586D">
        <w:rPr>
          <w:rFonts w:ascii="Arial" w:hAnsi="Arial" w:cs="Arial"/>
        </w:rPr>
        <w:t>the</w:t>
      </w:r>
      <w:r w:rsidR="002E5B49" w:rsidRPr="00B0586D">
        <w:rPr>
          <w:rFonts w:ascii="Arial" w:hAnsi="Arial" w:cs="Arial"/>
        </w:rPr>
        <w:t xml:space="preserve"> functionally and identify the requirement and limitation and whether it is easy to adopt thi</w:t>
      </w:r>
      <w:r w:rsidR="00A85AA8" w:rsidRPr="00B0586D">
        <w:rPr>
          <w:rFonts w:ascii="Arial" w:hAnsi="Arial" w:cs="Arial"/>
        </w:rPr>
        <w:t xml:space="preserve">s types of </w:t>
      </w:r>
      <w:r w:rsidR="00182412" w:rsidRPr="00B0586D">
        <w:rPr>
          <w:rFonts w:ascii="Arial" w:hAnsi="Arial" w:cs="Arial"/>
        </w:rPr>
        <w:t>solution</w:t>
      </w:r>
      <w:r w:rsidR="00A85AA8" w:rsidRPr="00B0586D">
        <w:rPr>
          <w:rFonts w:ascii="Arial" w:hAnsi="Arial" w:cs="Arial"/>
        </w:rPr>
        <w:t xml:space="preserve"> in the industry</w:t>
      </w:r>
      <w:r w:rsidR="002E5B49" w:rsidRPr="00B0586D">
        <w:rPr>
          <w:rFonts w:ascii="Arial" w:hAnsi="Arial" w:cs="Arial"/>
        </w:rPr>
        <w:t xml:space="preserve">. </w:t>
      </w:r>
    </w:p>
    <w:p w14:paraId="77B31B9E" w14:textId="0C0636D7" w:rsidR="00850184" w:rsidRPr="008D114A" w:rsidRDefault="008D114A" w:rsidP="008D114A">
      <w:pPr>
        <w:pStyle w:val="Heading1"/>
        <w:numPr>
          <w:ilvl w:val="1"/>
          <w:numId w:val="2"/>
        </w:numPr>
        <w:ind w:left="432"/>
        <w:rPr>
          <w:rFonts w:ascii="Arial" w:hAnsi="Arial" w:cs="Arial"/>
          <w:sz w:val="22"/>
          <w:szCs w:val="22"/>
        </w:rPr>
      </w:pPr>
      <w:r w:rsidRPr="008D114A">
        <w:rPr>
          <w:rFonts w:ascii="Arial" w:hAnsi="Arial" w:cs="Arial"/>
          <w:sz w:val="22"/>
          <w:szCs w:val="22"/>
        </w:rPr>
        <w:t>Components of Control Room</w:t>
      </w:r>
    </w:p>
    <w:p w14:paraId="0226F179" w14:textId="5B99E440" w:rsidR="004A540F" w:rsidRPr="00EB0AAB" w:rsidRDefault="007B0F6C" w:rsidP="00EB0AAB">
      <w:pPr>
        <w:spacing w:after="0" w:line="240" w:lineRule="auto"/>
        <w:jc w:val="both"/>
        <w:rPr>
          <w:rFonts w:ascii="Arial" w:eastAsia="Times New Roman" w:hAnsi="Arial" w:cs="Arial"/>
          <w:lang w:val="en-US"/>
        </w:rPr>
      </w:pPr>
      <w:r w:rsidRPr="00B0586D">
        <w:rPr>
          <w:rFonts w:ascii="Arial" w:hAnsi="Arial" w:cs="Arial"/>
        </w:rPr>
        <w:t xml:space="preserve">Regarding to the above mentioned </w:t>
      </w:r>
      <w:r w:rsidR="00282479" w:rsidRPr="00B0586D">
        <w:rPr>
          <w:rFonts w:ascii="Arial" w:hAnsi="Arial" w:cs="Arial"/>
        </w:rPr>
        <w:t>research gap</w:t>
      </w:r>
      <w:r w:rsidRPr="00B0586D">
        <w:rPr>
          <w:rFonts w:ascii="Arial" w:hAnsi="Arial" w:cs="Arial"/>
        </w:rPr>
        <w:t>, t</w:t>
      </w:r>
      <w:r w:rsidR="00AC0E87" w:rsidRPr="00B0586D">
        <w:rPr>
          <w:rFonts w:ascii="Arial" w:hAnsi="Arial" w:cs="Arial"/>
        </w:rPr>
        <w:t>his</w:t>
      </w:r>
      <w:r w:rsidR="00C81BA4" w:rsidRPr="00B0586D">
        <w:rPr>
          <w:rFonts w:ascii="Arial" w:hAnsi="Arial" w:cs="Arial"/>
        </w:rPr>
        <w:t xml:space="preserve"> section</w:t>
      </w:r>
      <w:r w:rsidR="00AC0E87" w:rsidRPr="00B0586D">
        <w:rPr>
          <w:rFonts w:ascii="Arial" w:hAnsi="Arial" w:cs="Arial"/>
        </w:rPr>
        <w:t xml:space="preserve"> </w:t>
      </w:r>
      <w:r w:rsidR="00282479" w:rsidRPr="00B0586D">
        <w:rPr>
          <w:rFonts w:ascii="Arial" w:hAnsi="Arial" w:cs="Arial"/>
        </w:rPr>
        <w:t>try</w:t>
      </w:r>
      <w:r w:rsidR="00D3378F" w:rsidRPr="00B0586D">
        <w:rPr>
          <w:rFonts w:ascii="Arial" w:hAnsi="Arial" w:cs="Arial"/>
        </w:rPr>
        <w:t xml:space="preserve"> </w:t>
      </w:r>
      <w:r w:rsidR="00AC0E87" w:rsidRPr="00B0586D">
        <w:rPr>
          <w:rFonts w:ascii="Arial" w:hAnsi="Arial" w:cs="Arial"/>
        </w:rPr>
        <w:t xml:space="preserve">to </w:t>
      </w:r>
      <w:r w:rsidR="001D1450" w:rsidRPr="00B0586D">
        <w:rPr>
          <w:rFonts w:ascii="Arial" w:hAnsi="Arial" w:cs="Arial"/>
        </w:rPr>
        <w:t xml:space="preserve">outline the </w:t>
      </w:r>
      <w:r w:rsidR="00615B20" w:rsidRPr="00B0586D">
        <w:rPr>
          <w:rFonts w:ascii="Arial" w:hAnsi="Arial" w:cs="Arial"/>
        </w:rPr>
        <w:t xml:space="preserve">practical </w:t>
      </w:r>
      <w:r w:rsidR="00531FBA" w:rsidRPr="00B0586D">
        <w:rPr>
          <w:rFonts w:ascii="Arial" w:hAnsi="Arial" w:cs="Arial"/>
        </w:rPr>
        <w:t xml:space="preserve">application </w:t>
      </w:r>
      <w:r w:rsidR="005A1629" w:rsidRPr="00B0586D">
        <w:rPr>
          <w:rFonts w:ascii="Arial" w:hAnsi="Arial" w:cs="Arial"/>
        </w:rPr>
        <w:t xml:space="preserve">framework </w:t>
      </w:r>
      <w:r w:rsidR="001D1450" w:rsidRPr="00B0586D">
        <w:rPr>
          <w:rFonts w:ascii="Arial" w:hAnsi="Arial" w:cs="Arial"/>
        </w:rPr>
        <w:t>of the</w:t>
      </w:r>
      <w:r w:rsidR="00D3378F" w:rsidRPr="00B0586D">
        <w:rPr>
          <w:rFonts w:ascii="Arial" w:hAnsi="Arial" w:cs="Arial"/>
        </w:rPr>
        <w:t xml:space="preserve"> control room</w:t>
      </w:r>
      <w:r w:rsidR="00BB004A" w:rsidRPr="00B0586D">
        <w:rPr>
          <w:rFonts w:ascii="Arial" w:hAnsi="Arial" w:cs="Arial"/>
        </w:rPr>
        <w:t xml:space="preserve"> </w:t>
      </w:r>
      <w:r w:rsidR="00EF2BBA" w:rsidRPr="00B0586D">
        <w:rPr>
          <w:rFonts w:ascii="Arial" w:hAnsi="Arial" w:cs="Arial"/>
        </w:rPr>
        <w:t xml:space="preserve">to </w:t>
      </w:r>
      <w:r w:rsidR="00BB004A" w:rsidRPr="00B0586D">
        <w:rPr>
          <w:rFonts w:ascii="Arial" w:hAnsi="Arial" w:cs="Arial"/>
        </w:rPr>
        <w:t>enhanc</w:t>
      </w:r>
      <w:r w:rsidR="00EF2BBA" w:rsidRPr="00B0586D">
        <w:rPr>
          <w:rFonts w:ascii="Arial" w:hAnsi="Arial" w:cs="Arial"/>
        </w:rPr>
        <w:t>e</w:t>
      </w:r>
      <w:r w:rsidR="00BB004A">
        <w:rPr>
          <w:rFonts w:ascii="Arial" w:hAnsi="Arial" w:cs="Arial"/>
        </w:rPr>
        <w:t xml:space="preserve"> </w:t>
      </w:r>
      <w:r w:rsidR="00FF2631">
        <w:rPr>
          <w:rFonts w:ascii="Arial" w:hAnsi="Arial" w:cs="Arial"/>
        </w:rPr>
        <w:t xml:space="preserve">collaboration </w:t>
      </w:r>
      <w:r w:rsidR="00BB004A">
        <w:rPr>
          <w:rFonts w:ascii="Arial" w:hAnsi="Arial" w:cs="Arial"/>
        </w:rPr>
        <w:t xml:space="preserve">between project team members </w:t>
      </w:r>
      <w:r w:rsidR="00FF2631">
        <w:rPr>
          <w:rFonts w:ascii="Arial" w:hAnsi="Arial" w:cs="Arial"/>
        </w:rPr>
        <w:t xml:space="preserve">and </w:t>
      </w:r>
      <w:r w:rsidR="00BB004A">
        <w:rPr>
          <w:rFonts w:ascii="Arial" w:hAnsi="Arial" w:cs="Arial"/>
        </w:rPr>
        <w:t xml:space="preserve">get insight from the data by different </w:t>
      </w:r>
      <w:r w:rsidR="00AE3A6B">
        <w:rPr>
          <w:rFonts w:ascii="Arial" w:hAnsi="Arial" w:cs="Arial"/>
        </w:rPr>
        <w:t xml:space="preserve">data </w:t>
      </w:r>
      <w:r w:rsidR="00FF2631">
        <w:rPr>
          <w:rFonts w:ascii="Arial" w:hAnsi="Arial" w:cs="Arial"/>
        </w:rPr>
        <w:t>visualisation techniques.</w:t>
      </w:r>
    </w:p>
    <w:p w14:paraId="5ABBAC21" w14:textId="33B7A6CB" w:rsidR="002D1143" w:rsidRPr="00575AEE" w:rsidRDefault="004F12F5" w:rsidP="00B84E34">
      <w:pPr>
        <w:pStyle w:val="Heading1"/>
        <w:numPr>
          <w:ilvl w:val="2"/>
          <w:numId w:val="2"/>
        </w:numPr>
        <w:ind w:left="504"/>
        <w:rPr>
          <w:rFonts w:ascii="Arial" w:hAnsi="Arial" w:cs="Arial"/>
          <w:sz w:val="22"/>
          <w:szCs w:val="22"/>
        </w:rPr>
      </w:pPr>
      <w:r w:rsidRPr="00575AEE">
        <w:rPr>
          <w:rFonts w:ascii="Arial" w:hAnsi="Arial" w:cs="Arial"/>
          <w:sz w:val="22"/>
          <w:szCs w:val="22"/>
        </w:rPr>
        <w:t xml:space="preserve">Cloud &amp; </w:t>
      </w:r>
      <w:r w:rsidR="002D1143" w:rsidRPr="00575AEE">
        <w:rPr>
          <w:rFonts w:ascii="Arial" w:hAnsi="Arial" w:cs="Arial"/>
          <w:sz w:val="22"/>
          <w:szCs w:val="22"/>
        </w:rPr>
        <w:t>Collaboration Platform</w:t>
      </w:r>
    </w:p>
    <w:p w14:paraId="7B0940A6" w14:textId="2A541AF4" w:rsidR="00B75120" w:rsidRDefault="00A51B8D" w:rsidP="00EF261D">
      <w:pPr>
        <w:pStyle w:val="NormalWeb"/>
        <w:shd w:val="clear" w:color="auto" w:fill="FFFFFF"/>
        <w:spacing w:before="300" w:after="0"/>
        <w:jc w:val="both"/>
        <w:rPr>
          <w:rFonts w:ascii="Arial" w:hAnsi="Arial" w:cs="Arial"/>
          <w:color w:val="00192C"/>
          <w:sz w:val="22"/>
          <w:szCs w:val="22"/>
        </w:rPr>
      </w:pPr>
      <w:r w:rsidRPr="007D45A6">
        <w:rPr>
          <w:rFonts w:ascii="Arial" w:hAnsi="Arial" w:cs="Arial"/>
          <w:color w:val="00192C"/>
          <w:sz w:val="22"/>
          <w:szCs w:val="22"/>
        </w:rPr>
        <w:t>A</w:t>
      </w:r>
      <w:r w:rsidR="002D1143" w:rsidRPr="007D45A6">
        <w:rPr>
          <w:rFonts w:ascii="Arial" w:hAnsi="Arial" w:cs="Arial"/>
          <w:color w:val="00192C"/>
          <w:sz w:val="22"/>
          <w:szCs w:val="22"/>
        </w:rPr>
        <w:t xml:space="preserve"> cloud-based common data environment</w:t>
      </w:r>
      <w:r w:rsidRPr="007D45A6">
        <w:rPr>
          <w:rFonts w:ascii="Arial" w:hAnsi="Arial" w:cs="Arial"/>
          <w:color w:val="00192C"/>
          <w:sz w:val="22"/>
          <w:szCs w:val="22"/>
        </w:rPr>
        <w:t xml:space="preserve"> should be used as a centralised collaboration platform</w:t>
      </w:r>
      <w:r w:rsidR="00BA608D">
        <w:rPr>
          <w:rFonts w:ascii="Arial" w:hAnsi="Arial" w:cs="Arial"/>
          <w:color w:val="00192C"/>
          <w:sz w:val="22"/>
          <w:szCs w:val="22"/>
        </w:rPr>
        <w:t xml:space="preserve"> to foster the collaboration and information </w:t>
      </w:r>
      <w:r w:rsidRPr="007D45A6">
        <w:rPr>
          <w:rFonts w:ascii="Arial" w:hAnsi="Arial" w:cs="Arial"/>
          <w:color w:val="00192C"/>
          <w:sz w:val="22"/>
          <w:szCs w:val="22"/>
        </w:rPr>
        <w:t xml:space="preserve">exchange </w:t>
      </w:r>
      <w:r w:rsidR="002D1143" w:rsidRPr="007D45A6">
        <w:rPr>
          <w:rFonts w:ascii="Arial" w:hAnsi="Arial" w:cs="Arial"/>
          <w:color w:val="00192C"/>
          <w:sz w:val="22"/>
          <w:szCs w:val="22"/>
        </w:rPr>
        <w:t xml:space="preserve">between </w:t>
      </w:r>
      <w:r w:rsidRPr="007D45A6">
        <w:rPr>
          <w:rFonts w:ascii="Arial" w:hAnsi="Arial" w:cs="Arial"/>
          <w:color w:val="00192C"/>
          <w:sz w:val="22"/>
          <w:szCs w:val="22"/>
        </w:rPr>
        <w:t xml:space="preserve">different </w:t>
      </w:r>
      <w:r w:rsidR="00B11526">
        <w:rPr>
          <w:rFonts w:ascii="Arial" w:hAnsi="Arial" w:cs="Arial"/>
          <w:color w:val="00192C"/>
          <w:sz w:val="22"/>
          <w:szCs w:val="22"/>
        </w:rPr>
        <w:t>disciplines</w:t>
      </w:r>
      <w:r w:rsidR="009A554A" w:rsidRPr="007D45A6">
        <w:rPr>
          <w:rFonts w:ascii="Arial" w:hAnsi="Arial" w:cs="Arial"/>
          <w:color w:val="00192C"/>
          <w:sz w:val="22"/>
          <w:szCs w:val="22"/>
        </w:rPr>
        <w:t xml:space="preserve">. </w:t>
      </w:r>
      <w:r w:rsidR="007D45A6" w:rsidRPr="007D45A6">
        <w:rPr>
          <w:rFonts w:ascii="Arial" w:hAnsi="Arial" w:cs="Arial"/>
          <w:color w:val="00192C"/>
          <w:sz w:val="22"/>
          <w:szCs w:val="22"/>
        </w:rPr>
        <w:t xml:space="preserve">Cloud computing </w:t>
      </w:r>
      <w:r w:rsidR="00185DD2">
        <w:rPr>
          <w:rFonts w:ascii="Arial" w:hAnsi="Arial" w:cs="Arial"/>
          <w:color w:val="00192C"/>
          <w:sz w:val="22"/>
          <w:szCs w:val="22"/>
        </w:rPr>
        <w:t>changes</w:t>
      </w:r>
      <w:r w:rsidR="007D45A6" w:rsidRPr="007D45A6">
        <w:rPr>
          <w:rFonts w:ascii="Arial" w:hAnsi="Arial" w:cs="Arial"/>
          <w:color w:val="00192C"/>
          <w:sz w:val="22"/>
          <w:szCs w:val="22"/>
        </w:rPr>
        <w:t xml:space="preserve"> the traditional way </w:t>
      </w:r>
      <w:r w:rsidR="00D548B3">
        <w:rPr>
          <w:rFonts w:ascii="Arial" w:hAnsi="Arial" w:cs="Arial"/>
          <w:color w:val="00192C"/>
          <w:sz w:val="22"/>
          <w:szCs w:val="22"/>
        </w:rPr>
        <w:t xml:space="preserve">of </w:t>
      </w:r>
      <w:r w:rsidR="007D45A6" w:rsidRPr="007D45A6">
        <w:rPr>
          <w:rFonts w:ascii="Arial" w:hAnsi="Arial" w:cs="Arial"/>
          <w:color w:val="00192C"/>
          <w:sz w:val="22"/>
          <w:szCs w:val="22"/>
        </w:rPr>
        <w:t xml:space="preserve">businesses </w:t>
      </w:r>
      <w:r w:rsidR="00185DD2">
        <w:rPr>
          <w:rFonts w:ascii="Arial" w:hAnsi="Arial" w:cs="Arial"/>
          <w:color w:val="00192C"/>
          <w:sz w:val="22"/>
          <w:szCs w:val="22"/>
        </w:rPr>
        <w:t>to manage</w:t>
      </w:r>
      <w:r w:rsidR="007D45A6" w:rsidRPr="007D45A6">
        <w:rPr>
          <w:rFonts w:ascii="Arial" w:hAnsi="Arial" w:cs="Arial"/>
          <w:color w:val="00192C"/>
          <w:sz w:val="22"/>
          <w:szCs w:val="22"/>
        </w:rPr>
        <w:t xml:space="preserve"> IT resources, which</w:t>
      </w:r>
      <w:r w:rsidR="00185DD2">
        <w:rPr>
          <w:rFonts w:ascii="Arial" w:hAnsi="Arial" w:cs="Arial"/>
          <w:color w:val="00192C"/>
          <w:sz w:val="22"/>
          <w:szCs w:val="22"/>
        </w:rPr>
        <w:t xml:space="preserve"> th</w:t>
      </w:r>
      <w:r w:rsidR="00D548B3">
        <w:rPr>
          <w:rFonts w:ascii="Arial" w:hAnsi="Arial" w:cs="Arial"/>
          <w:color w:val="00192C"/>
          <w:sz w:val="22"/>
          <w:szCs w:val="22"/>
        </w:rPr>
        <w:t>e</w:t>
      </w:r>
      <w:r w:rsidR="007D45A6" w:rsidRPr="007D45A6">
        <w:rPr>
          <w:rFonts w:ascii="Arial" w:hAnsi="Arial" w:cs="Arial"/>
          <w:color w:val="00192C"/>
          <w:sz w:val="22"/>
          <w:szCs w:val="22"/>
        </w:rPr>
        <w:t xml:space="preserve"> services</w:t>
      </w:r>
      <w:r w:rsidR="00185DD2">
        <w:rPr>
          <w:rFonts w:ascii="Arial" w:hAnsi="Arial" w:cs="Arial"/>
          <w:color w:val="00192C"/>
          <w:sz w:val="22"/>
          <w:szCs w:val="22"/>
        </w:rPr>
        <w:t xml:space="preserve"> </w:t>
      </w:r>
      <w:r w:rsidR="00D548B3">
        <w:rPr>
          <w:rFonts w:ascii="Arial" w:hAnsi="Arial" w:cs="Arial"/>
          <w:color w:val="00192C"/>
          <w:sz w:val="22"/>
          <w:szCs w:val="22"/>
        </w:rPr>
        <w:t xml:space="preserve">such as </w:t>
      </w:r>
      <w:r w:rsidR="007D45A6" w:rsidRPr="007D45A6">
        <w:rPr>
          <w:rFonts w:ascii="Arial" w:hAnsi="Arial" w:cs="Arial"/>
          <w:color w:val="00192C"/>
          <w:sz w:val="22"/>
          <w:szCs w:val="22"/>
        </w:rPr>
        <w:t>servers</w:t>
      </w:r>
      <w:r w:rsidR="00D548B3">
        <w:rPr>
          <w:rFonts w:ascii="Arial" w:hAnsi="Arial" w:cs="Arial"/>
          <w:color w:val="00192C"/>
          <w:sz w:val="22"/>
          <w:szCs w:val="22"/>
        </w:rPr>
        <w:t xml:space="preserve"> architecture</w:t>
      </w:r>
      <w:r w:rsidR="007D45A6" w:rsidRPr="007D45A6">
        <w:rPr>
          <w:rFonts w:ascii="Arial" w:hAnsi="Arial" w:cs="Arial"/>
          <w:color w:val="00192C"/>
          <w:sz w:val="22"/>
          <w:szCs w:val="22"/>
        </w:rPr>
        <w:t xml:space="preserve">, databases, analytics and </w:t>
      </w:r>
      <w:r w:rsidR="00D548B3">
        <w:rPr>
          <w:rFonts w:ascii="Arial" w:hAnsi="Arial" w:cs="Arial"/>
          <w:color w:val="00192C"/>
          <w:sz w:val="22"/>
          <w:szCs w:val="22"/>
        </w:rPr>
        <w:t xml:space="preserve">business </w:t>
      </w:r>
      <w:r w:rsidR="007D45A6" w:rsidRPr="007D45A6">
        <w:rPr>
          <w:rFonts w:ascii="Arial" w:hAnsi="Arial" w:cs="Arial"/>
          <w:color w:val="00192C"/>
          <w:sz w:val="22"/>
          <w:szCs w:val="22"/>
        </w:rPr>
        <w:t>intelligence</w:t>
      </w:r>
      <w:r w:rsidR="00185DD2">
        <w:rPr>
          <w:rFonts w:ascii="Arial" w:hAnsi="Arial" w:cs="Arial"/>
          <w:color w:val="00192C"/>
          <w:sz w:val="22"/>
          <w:szCs w:val="22"/>
        </w:rPr>
        <w:t xml:space="preserve"> </w:t>
      </w:r>
      <w:r w:rsidR="007D45A6" w:rsidRPr="007D45A6">
        <w:rPr>
          <w:rFonts w:ascii="Arial" w:hAnsi="Arial" w:cs="Arial"/>
          <w:color w:val="00192C"/>
          <w:sz w:val="22"/>
          <w:szCs w:val="22"/>
        </w:rPr>
        <w:t>over the Internet (“the cloud”</w:t>
      </w:r>
      <w:r w:rsidR="0051698D">
        <w:rPr>
          <w:rFonts w:ascii="Arial" w:hAnsi="Arial" w:cs="Arial"/>
          <w:color w:val="00192C"/>
          <w:sz w:val="22"/>
          <w:szCs w:val="22"/>
        </w:rPr>
        <w:t xml:space="preserve"> </w:t>
      </w:r>
      <w:r w:rsidR="007D45A6" w:rsidRPr="007D45A6">
        <w:rPr>
          <w:rFonts w:ascii="Arial" w:hAnsi="Arial" w:cs="Arial"/>
          <w:color w:val="00192C"/>
          <w:sz w:val="22"/>
          <w:szCs w:val="22"/>
        </w:rPr>
        <w:t>)</w:t>
      </w:r>
      <w:r w:rsidR="00A9036B">
        <w:rPr>
          <w:rFonts w:ascii="Arial" w:hAnsi="Arial" w:cs="Arial"/>
          <w:color w:val="00192C"/>
          <w:sz w:val="22"/>
          <w:szCs w:val="22"/>
        </w:rPr>
        <w:t xml:space="preserve"> and ensuring data security</w:t>
      </w:r>
      <w:r w:rsidR="00185DD2">
        <w:rPr>
          <w:rFonts w:ascii="Arial" w:hAnsi="Arial" w:cs="Arial"/>
          <w:color w:val="00192C"/>
          <w:sz w:val="22"/>
          <w:szCs w:val="22"/>
        </w:rPr>
        <w:t xml:space="preserve"> </w:t>
      </w:r>
      <w:r w:rsidR="00185DD2">
        <w:rPr>
          <w:rFonts w:ascii="Arial" w:hAnsi="Arial" w:cs="Arial"/>
          <w:color w:val="00192C"/>
          <w:sz w:val="22"/>
          <w:szCs w:val="22"/>
        </w:rPr>
        <w:fldChar w:fldCharType="begin" w:fldLock="1"/>
      </w:r>
      <w:r w:rsidR="00FA5BB9">
        <w:rPr>
          <w:rFonts w:ascii="Arial" w:hAnsi="Arial" w:cs="Arial"/>
          <w:color w:val="00192C"/>
          <w:sz w:val="22"/>
          <w:szCs w:val="22"/>
        </w:rPr>
        <w:instrText>ADDIN CSL_CITATION {"citationItems":[{"id":"ITEM-1","itemData":{"author":[{"dropping-particle":"","family":"Microsoft","given":"","non-dropping-particle":"","parse-names":false,"suffix":""}],"id":"ITEM-1","issued":{"date-parts":[["2020"]]},"title":"Azure Cloud Services","type":"article-journal"},"uris":["http://www.mendeley.com/documents/?uuid=675e2aac-dfd7-476d-b121-2c55730a0bf5"]}],"mendeley":{"formattedCitation":"(Microsoft, 2020)","plainTextFormattedCitation":"(Microsoft, 2020)","previouslyFormattedCitation":"(Microsoft, 2020)"},"properties":{"noteIndex":0},"schema":"https://github.com/citation-style-language/schema/raw/master/csl-citation.json"}</w:instrText>
      </w:r>
      <w:r w:rsidR="00185DD2">
        <w:rPr>
          <w:rFonts w:ascii="Arial" w:hAnsi="Arial" w:cs="Arial"/>
          <w:color w:val="00192C"/>
          <w:sz w:val="22"/>
          <w:szCs w:val="22"/>
        </w:rPr>
        <w:fldChar w:fldCharType="separate"/>
      </w:r>
      <w:r w:rsidR="00185DD2" w:rsidRPr="00185DD2">
        <w:rPr>
          <w:rFonts w:ascii="Arial" w:hAnsi="Arial" w:cs="Arial"/>
          <w:noProof/>
          <w:color w:val="00192C"/>
          <w:sz w:val="22"/>
          <w:szCs w:val="22"/>
        </w:rPr>
        <w:t>(Microsoft, 2020)</w:t>
      </w:r>
      <w:r w:rsidR="00185DD2">
        <w:rPr>
          <w:rFonts w:ascii="Arial" w:hAnsi="Arial" w:cs="Arial"/>
          <w:color w:val="00192C"/>
          <w:sz w:val="22"/>
          <w:szCs w:val="22"/>
        </w:rPr>
        <w:fldChar w:fldCharType="end"/>
      </w:r>
      <w:r w:rsidR="007D45A6" w:rsidRPr="007D45A6">
        <w:rPr>
          <w:rFonts w:ascii="Arial" w:hAnsi="Arial" w:cs="Arial"/>
          <w:color w:val="00192C"/>
          <w:sz w:val="22"/>
          <w:szCs w:val="22"/>
        </w:rPr>
        <w:t>.</w:t>
      </w:r>
      <w:r w:rsidR="007D45A6">
        <w:rPr>
          <w:rFonts w:ascii="Arial" w:hAnsi="Arial" w:cs="Arial"/>
          <w:color w:val="00192C"/>
          <w:sz w:val="22"/>
          <w:szCs w:val="22"/>
        </w:rPr>
        <w:t xml:space="preserve"> </w:t>
      </w:r>
      <w:r w:rsidR="00EF261D" w:rsidRPr="00EF261D">
        <w:rPr>
          <w:rFonts w:ascii="Arial" w:hAnsi="Arial" w:cs="Arial"/>
          <w:color w:val="00192C"/>
          <w:sz w:val="22"/>
          <w:szCs w:val="22"/>
        </w:rPr>
        <w:t>Cloud Computing</w:t>
      </w:r>
      <w:r w:rsidR="00EF261D">
        <w:rPr>
          <w:rFonts w:ascii="Arial" w:hAnsi="Arial" w:cs="Arial"/>
          <w:color w:val="00192C"/>
          <w:sz w:val="22"/>
          <w:szCs w:val="22"/>
        </w:rPr>
        <w:t xml:space="preserve"> also</w:t>
      </w:r>
      <w:r w:rsidR="00EF261D" w:rsidRPr="00EF261D">
        <w:rPr>
          <w:rFonts w:ascii="Arial" w:hAnsi="Arial" w:cs="Arial"/>
          <w:color w:val="00192C"/>
          <w:sz w:val="22"/>
          <w:szCs w:val="22"/>
        </w:rPr>
        <w:t xml:space="preserve"> eliminates the </w:t>
      </w:r>
      <w:r w:rsidR="00EF261D">
        <w:rPr>
          <w:rFonts w:ascii="Arial" w:hAnsi="Arial" w:cs="Arial"/>
          <w:color w:val="00192C"/>
          <w:sz w:val="22"/>
          <w:szCs w:val="22"/>
        </w:rPr>
        <w:t xml:space="preserve">requirement of using </w:t>
      </w:r>
      <w:r w:rsidR="00EF261D" w:rsidRPr="00EF261D">
        <w:rPr>
          <w:rFonts w:ascii="Arial" w:hAnsi="Arial" w:cs="Arial"/>
          <w:color w:val="00192C"/>
          <w:sz w:val="22"/>
          <w:szCs w:val="22"/>
        </w:rPr>
        <w:t xml:space="preserve">local hardware to handle and process data, thus </w:t>
      </w:r>
      <w:r w:rsidR="00EF261D">
        <w:rPr>
          <w:rFonts w:ascii="Arial" w:hAnsi="Arial" w:cs="Arial"/>
          <w:color w:val="00192C"/>
          <w:sz w:val="22"/>
          <w:szCs w:val="22"/>
        </w:rPr>
        <w:t xml:space="preserve">no need to pay extra cost to buy hardware with high computation power </w:t>
      </w:r>
      <w:r w:rsidR="00EF261D">
        <w:rPr>
          <w:rFonts w:ascii="Arial" w:hAnsi="Arial" w:cs="Arial"/>
          <w:color w:val="00192C"/>
          <w:sz w:val="22"/>
          <w:szCs w:val="22"/>
        </w:rPr>
        <w:fldChar w:fldCharType="begin" w:fldLock="1"/>
      </w:r>
      <w:r w:rsidR="00EF6B80">
        <w:rPr>
          <w:rFonts w:ascii="Arial" w:hAnsi="Arial" w:cs="Arial"/>
          <w:color w:val="00192C"/>
          <w:sz w:val="22"/>
          <w:szCs w:val="22"/>
        </w:rPr>
        <w:instrText>ADDIN CSL_CITATION {"citationItems":[{"id":"ITEM-1","itemData":{"DOI":"10.1016/j.future.2016.11.031","ISSN":"0167739X","abstract":"Mobile Cloud Computing is a new technology which refers to an infrastructure where both data storage and data processing operate outside of the mobile device. Another recent technology is Internet of Things. Internet of Things is a new technology which is growing rapidly in the field of telecommunications. More specifically, IoT related with wireless telecommunications. The main goal of the interaction and cooperation between things and objects which sent through the wireless networks is to fulfill the objective set to them as a combined entity. In addition, there is a rapid development of both technologies, Cloud Computing and Internet of Things, regard the field of wireless communications. In this paper, we present a survey of IoT and Cloud Computing with a focus on the security issues of both technologies. Specifically, we combine the two aforementioned technologies (i.e Cloud Computing and IoT) in order to examine the common features, and in order to discover the benefits of their integration. Concluding, we present the contribution of Cloud Computing to the IoT technology. Thus, it shows how the Cloud Computing technology improves the function of the IoT. Finally, we survey the security challenges of the integration of IoT and Cloud Computing.","author":[{"dropping-particle":"","family":"Stergiou","given":"Christos","non-dropping-particle":"","parse-names":false,"suffix":""},{"dropping-particle":"","family":"Psannis","given":"Kostas E.","non-dropping-particle":"","parse-names":false,"suffix":""},{"dropping-particle":"","family":"Kim","given":"Byung Gyu","non-dropping-particle":"","parse-names":false,"suffix":""},{"dropping-particle":"","family":"Gupta","given":"Brij","non-dropping-particle":"","parse-names":false,"suffix":""}],"container-title":"Future Generation Computer Systems","id":"ITEM-1","issued":{"date-parts":[["2018"]]},"title":"Secure integration of IoT and Cloud Computing","type":"article-journal"},"uris":["http://www.mendeley.com/documents/?uuid=e687e719-636d-43d4-ad8a-e47f430fb333"]}],"mendeley":{"formattedCitation":"(Stergiou et al., 2018)","plainTextFormattedCitation":"(Stergiou et al., 2018)","previouslyFormattedCitation":"(Stergiou et al., 2018)"},"properties":{"noteIndex":0},"schema":"https://github.com/citation-style-language/schema/raw/master/csl-citation.json"}</w:instrText>
      </w:r>
      <w:r w:rsidR="00EF261D">
        <w:rPr>
          <w:rFonts w:ascii="Arial" w:hAnsi="Arial" w:cs="Arial"/>
          <w:color w:val="00192C"/>
          <w:sz w:val="22"/>
          <w:szCs w:val="22"/>
        </w:rPr>
        <w:fldChar w:fldCharType="separate"/>
      </w:r>
      <w:r w:rsidR="00EF261D" w:rsidRPr="00EF261D">
        <w:rPr>
          <w:rFonts w:ascii="Arial" w:hAnsi="Arial" w:cs="Arial"/>
          <w:noProof/>
          <w:color w:val="00192C"/>
          <w:sz w:val="22"/>
          <w:szCs w:val="22"/>
        </w:rPr>
        <w:t>(Stergiou et al., 2018)</w:t>
      </w:r>
      <w:r w:rsidR="00EF261D">
        <w:rPr>
          <w:rFonts w:ascii="Arial" w:hAnsi="Arial" w:cs="Arial"/>
          <w:color w:val="00192C"/>
          <w:sz w:val="22"/>
          <w:szCs w:val="22"/>
        </w:rPr>
        <w:fldChar w:fldCharType="end"/>
      </w:r>
      <w:r w:rsidR="00EF261D">
        <w:rPr>
          <w:rFonts w:ascii="Arial" w:hAnsi="Arial" w:cs="Arial"/>
          <w:color w:val="00192C"/>
          <w:sz w:val="22"/>
          <w:szCs w:val="22"/>
        </w:rPr>
        <w:t xml:space="preserve">. </w:t>
      </w:r>
    </w:p>
    <w:p w14:paraId="1F22E209" w14:textId="0FCD4E6D" w:rsidR="00C55894" w:rsidRPr="00C55894" w:rsidRDefault="007D45A6" w:rsidP="00C55894">
      <w:pPr>
        <w:pStyle w:val="NormalWeb"/>
        <w:shd w:val="clear" w:color="auto" w:fill="FFFFFF"/>
        <w:spacing w:before="300" w:beforeAutospacing="0" w:after="0" w:afterAutospacing="0"/>
        <w:jc w:val="both"/>
        <w:rPr>
          <w:rFonts w:asciiTheme="minorEastAsia" w:eastAsiaTheme="minorEastAsia" w:hAnsiTheme="minorEastAsia" w:cs="Arial"/>
          <w:color w:val="00192C"/>
          <w:sz w:val="22"/>
          <w:szCs w:val="22"/>
        </w:rPr>
      </w:pPr>
      <w:r>
        <w:rPr>
          <w:rFonts w:ascii="Arial" w:hAnsi="Arial" w:cs="Arial"/>
          <w:sz w:val="22"/>
          <w:szCs w:val="22"/>
        </w:rPr>
        <w:t>Besides, t</w:t>
      </w:r>
      <w:r w:rsidR="001264EF" w:rsidRPr="007D45A6">
        <w:rPr>
          <w:rFonts w:ascii="Arial" w:hAnsi="Arial" w:cs="Arial"/>
          <w:sz w:val="22"/>
          <w:szCs w:val="22"/>
        </w:rPr>
        <w:t xml:space="preserve">raditional tools </w:t>
      </w:r>
      <w:r w:rsidR="008C34CA" w:rsidRPr="007D45A6">
        <w:rPr>
          <w:rFonts w:ascii="Arial" w:hAnsi="Arial" w:cs="Arial"/>
          <w:sz w:val="22"/>
          <w:szCs w:val="22"/>
        </w:rPr>
        <w:t>such as</w:t>
      </w:r>
      <w:r w:rsidR="001264EF" w:rsidRPr="007D45A6">
        <w:rPr>
          <w:rFonts w:ascii="Arial" w:hAnsi="Arial" w:cs="Arial"/>
          <w:sz w:val="22"/>
          <w:szCs w:val="22"/>
        </w:rPr>
        <w:t xml:space="preserve"> email, project management software and telephone are </w:t>
      </w:r>
      <w:r w:rsidR="008C34CA" w:rsidRPr="007D45A6">
        <w:rPr>
          <w:rFonts w:ascii="Arial" w:hAnsi="Arial" w:cs="Arial"/>
          <w:sz w:val="22"/>
          <w:szCs w:val="22"/>
        </w:rPr>
        <w:t>just</w:t>
      </w:r>
      <w:r w:rsidR="001264EF" w:rsidRPr="007D45A6">
        <w:rPr>
          <w:rFonts w:ascii="Arial" w:hAnsi="Arial" w:cs="Arial"/>
          <w:sz w:val="22"/>
          <w:szCs w:val="22"/>
        </w:rPr>
        <w:t xml:space="preserve"> one-way communication activities. They lack the real-time collaboration elements </w:t>
      </w:r>
      <w:r w:rsidR="008C34CA" w:rsidRPr="007D45A6">
        <w:rPr>
          <w:rFonts w:ascii="Arial" w:hAnsi="Arial" w:cs="Arial"/>
          <w:sz w:val="22"/>
          <w:szCs w:val="22"/>
        </w:rPr>
        <w:t>which is</w:t>
      </w:r>
      <w:r w:rsidR="001264EF" w:rsidRPr="007D45A6">
        <w:rPr>
          <w:rFonts w:ascii="Arial" w:hAnsi="Arial" w:cs="Arial"/>
          <w:sz w:val="22"/>
          <w:szCs w:val="22"/>
        </w:rPr>
        <w:t xml:space="preserve"> for connected engagement, discussion and approval process </w:t>
      </w:r>
      <w:r w:rsidR="001264EF" w:rsidRPr="007D45A6">
        <w:rPr>
          <w:rFonts w:ascii="Arial" w:hAnsi="Arial" w:cs="Arial"/>
          <w:sz w:val="22"/>
          <w:szCs w:val="22"/>
        </w:rPr>
        <w:fldChar w:fldCharType="begin" w:fldLock="1"/>
      </w:r>
      <w:r w:rsidR="00185DD2">
        <w:rPr>
          <w:rFonts w:ascii="Arial" w:hAnsi="Arial" w:cs="Arial"/>
          <w:sz w:val="22"/>
          <w:szCs w:val="22"/>
        </w:rPr>
        <w:instrText>ADDIN CSL_CITATION {"citationItems":[{"id":"ITEM-1","itemData":{"author":[{"dropping-particle":"","family":"Levine","given":"Ty","non-dropping-particle":"","parse-names":false,"suffix":""}],"id":"ITEM-1","issued":{"date-parts":[["2016"]]},"title":"Using Communication and Collaboration Technology to Keep Construction Projects On Schedule and On Budget","type":"report"},"uris":["http://www.mendeley.com/documents/?uuid=53f78c5e-10d9-4775-8b4e-ee91f8a7bc48"]}],"mendeley":{"formattedCitation":"(Levine, 2016)","plainTextFormattedCitation":"(Levine, 2016)","previouslyFormattedCitation":"(Levine, 2016)"},"properties":{"noteIndex":0},"schema":"https://github.com/citation-style-language/schema/raw/master/csl-citation.json"}</w:instrText>
      </w:r>
      <w:r w:rsidR="001264EF" w:rsidRPr="007D45A6">
        <w:rPr>
          <w:rFonts w:ascii="Arial" w:hAnsi="Arial" w:cs="Arial"/>
          <w:sz w:val="22"/>
          <w:szCs w:val="22"/>
        </w:rPr>
        <w:fldChar w:fldCharType="separate"/>
      </w:r>
      <w:r w:rsidR="001264EF" w:rsidRPr="007D45A6">
        <w:rPr>
          <w:rFonts w:ascii="Arial" w:hAnsi="Arial" w:cs="Arial"/>
          <w:noProof/>
          <w:sz w:val="22"/>
          <w:szCs w:val="22"/>
        </w:rPr>
        <w:t>(Levine, 2016)</w:t>
      </w:r>
      <w:r w:rsidR="001264EF" w:rsidRPr="007D45A6">
        <w:rPr>
          <w:rFonts w:ascii="Arial" w:hAnsi="Arial" w:cs="Arial"/>
          <w:sz w:val="22"/>
          <w:szCs w:val="22"/>
        </w:rPr>
        <w:fldChar w:fldCharType="end"/>
      </w:r>
      <w:r w:rsidR="001264EF" w:rsidRPr="007D45A6">
        <w:rPr>
          <w:rFonts w:ascii="Arial" w:hAnsi="Arial" w:cs="Arial"/>
          <w:sz w:val="22"/>
          <w:szCs w:val="22"/>
        </w:rPr>
        <w:t>.</w:t>
      </w:r>
      <w:r w:rsidR="005A2F4A" w:rsidRPr="007D45A6">
        <w:rPr>
          <w:rFonts w:ascii="Arial" w:hAnsi="Arial" w:cs="Arial"/>
          <w:sz w:val="22"/>
          <w:szCs w:val="22"/>
        </w:rPr>
        <w:t xml:space="preserve"> </w:t>
      </w:r>
      <w:r w:rsidR="00921274" w:rsidRPr="007D45A6">
        <w:rPr>
          <w:rFonts w:ascii="Arial" w:hAnsi="Arial" w:cs="Arial"/>
          <w:color w:val="00192C"/>
          <w:sz w:val="22"/>
          <w:szCs w:val="22"/>
        </w:rPr>
        <w:t xml:space="preserve">If different parties in the project </w:t>
      </w:r>
      <w:r w:rsidR="005A2F4A" w:rsidRPr="007D45A6">
        <w:rPr>
          <w:rFonts w:ascii="Arial" w:hAnsi="Arial" w:cs="Arial"/>
          <w:color w:val="00192C"/>
          <w:sz w:val="22"/>
          <w:szCs w:val="22"/>
        </w:rPr>
        <w:t xml:space="preserve">can </w:t>
      </w:r>
      <w:r w:rsidR="00921274" w:rsidRPr="007D45A6">
        <w:rPr>
          <w:rFonts w:ascii="Arial" w:hAnsi="Arial" w:cs="Arial"/>
          <w:color w:val="00192C"/>
          <w:sz w:val="22"/>
          <w:szCs w:val="22"/>
        </w:rPr>
        <w:t>submit updates of</w:t>
      </w:r>
      <w:r w:rsidRPr="007D45A6">
        <w:rPr>
          <w:rFonts w:ascii="Arial" w:hAnsi="Arial" w:cs="Arial"/>
          <w:color w:val="00192C"/>
          <w:sz w:val="22"/>
          <w:szCs w:val="22"/>
        </w:rPr>
        <w:t xml:space="preserve"> information</w:t>
      </w:r>
      <w:r w:rsidR="00921274" w:rsidRPr="007D45A6">
        <w:rPr>
          <w:rFonts w:ascii="Arial" w:hAnsi="Arial" w:cs="Arial"/>
          <w:color w:val="00192C"/>
          <w:sz w:val="22"/>
          <w:szCs w:val="22"/>
        </w:rPr>
        <w:t xml:space="preserve"> on a simple and </w:t>
      </w:r>
      <w:r w:rsidR="005A2F4A" w:rsidRPr="007D45A6">
        <w:rPr>
          <w:rFonts w:ascii="Arial" w:hAnsi="Arial" w:cs="Arial"/>
          <w:color w:val="00192C"/>
          <w:sz w:val="22"/>
          <w:szCs w:val="22"/>
        </w:rPr>
        <w:t>real-</w:t>
      </w:r>
      <w:r w:rsidR="00921274" w:rsidRPr="007D45A6">
        <w:rPr>
          <w:rFonts w:ascii="Arial" w:hAnsi="Arial" w:cs="Arial"/>
          <w:color w:val="00192C"/>
          <w:sz w:val="22"/>
          <w:szCs w:val="22"/>
        </w:rPr>
        <w:t>time manner</w:t>
      </w:r>
      <w:r w:rsidR="00150CA4">
        <w:rPr>
          <w:rFonts w:ascii="Arial" w:hAnsi="Arial" w:cs="Arial"/>
          <w:color w:val="00192C"/>
          <w:sz w:val="22"/>
          <w:szCs w:val="22"/>
        </w:rPr>
        <w:t xml:space="preserve"> on a single platform to create a single source of truth</w:t>
      </w:r>
      <w:r w:rsidR="00921274" w:rsidRPr="007D45A6">
        <w:rPr>
          <w:rFonts w:ascii="Arial" w:hAnsi="Arial" w:cs="Arial"/>
          <w:color w:val="00192C"/>
          <w:sz w:val="22"/>
          <w:szCs w:val="22"/>
        </w:rPr>
        <w:t>, it will be easier for all project team members as one and remain on the same pace as the project proceeds</w:t>
      </w:r>
      <w:r w:rsidR="00921274" w:rsidRPr="007D45A6">
        <w:rPr>
          <w:rFonts w:asciiTheme="minorEastAsia" w:eastAsiaTheme="minorEastAsia" w:hAnsiTheme="minorEastAsia" w:cs="Arial" w:hint="eastAsia"/>
          <w:color w:val="00192C"/>
          <w:sz w:val="22"/>
          <w:szCs w:val="22"/>
        </w:rPr>
        <w:t>,</w:t>
      </w:r>
      <w:r w:rsidR="00921274" w:rsidRPr="007D45A6">
        <w:rPr>
          <w:rFonts w:ascii="Arial" w:hAnsi="Arial" w:cs="Arial"/>
          <w:color w:val="00192C"/>
          <w:sz w:val="22"/>
          <w:szCs w:val="22"/>
        </w:rPr>
        <w:t xml:space="preserve"> so it would not make the progress delay in terms of scheduling and over-budget due to rework</w:t>
      </w:r>
      <w:r w:rsidR="00921274" w:rsidRPr="007D45A6">
        <w:rPr>
          <w:rFonts w:asciiTheme="minorEastAsia" w:eastAsiaTheme="minorEastAsia" w:hAnsiTheme="minorEastAsia" w:cs="Arial" w:hint="eastAsia"/>
          <w:color w:val="00192C"/>
          <w:sz w:val="22"/>
          <w:szCs w:val="22"/>
        </w:rPr>
        <w:t>.</w:t>
      </w:r>
    </w:p>
    <w:p w14:paraId="565EF485" w14:textId="06F45413" w:rsidR="004C77C5" w:rsidRPr="00575AEE" w:rsidRDefault="00D46765" w:rsidP="004C77C5">
      <w:pPr>
        <w:pStyle w:val="Heading1"/>
        <w:numPr>
          <w:ilvl w:val="2"/>
          <w:numId w:val="2"/>
        </w:numPr>
        <w:ind w:left="504"/>
        <w:rPr>
          <w:rFonts w:ascii="Arial" w:hAnsi="Arial" w:cs="Arial"/>
          <w:sz w:val="22"/>
          <w:szCs w:val="22"/>
        </w:rPr>
      </w:pPr>
      <w:r>
        <w:rPr>
          <w:rFonts w:ascii="Arial" w:hAnsi="Arial" w:cs="Arial"/>
          <w:sz w:val="22"/>
          <w:szCs w:val="22"/>
        </w:rPr>
        <w:t xml:space="preserve">Visualisation </w:t>
      </w:r>
      <w:r w:rsidR="00CE4F3B">
        <w:rPr>
          <w:rFonts w:ascii="Arial" w:hAnsi="Arial" w:cs="Arial"/>
          <w:sz w:val="22"/>
          <w:szCs w:val="22"/>
        </w:rPr>
        <w:t>–</w:t>
      </w:r>
      <w:r>
        <w:rPr>
          <w:rFonts w:ascii="Arial" w:hAnsi="Arial" w:cs="Arial"/>
          <w:sz w:val="22"/>
          <w:szCs w:val="22"/>
        </w:rPr>
        <w:t xml:space="preserve"> </w:t>
      </w:r>
      <w:r w:rsidR="00CE4F3B">
        <w:rPr>
          <w:rFonts w:ascii="Arial" w:hAnsi="Arial" w:cs="Arial"/>
          <w:sz w:val="22"/>
          <w:szCs w:val="22"/>
        </w:rPr>
        <w:t xml:space="preserve">Immersive </w:t>
      </w:r>
      <w:r w:rsidR="004C77C5" w:rsidRPr="00575AEE">
        <w:rPr>
          <w:rFonts w:ascii="Arial" w:hAnsi="Arial" w:cs="Arial"/>
          <w:sz w:val="22"/>
          <w:szCs w:val="22"/>
        </w:rPr>
        <w:t>V</w:t>
      </w:r>
      <w:r w:rsidR="00D6069E">
        <w:rPr>
          <w:rFonts w:ascii="Arial" w:hAnsi="Arial" w:cs="Arial"/>
          <w:sz w:val="22"/>
          <w:szCs w:val="22"/>
        </w:rPr>
        <w:t>irtual Reality</w:t>
      </w:r>
    </w:p>
    <w:p w14:paraId="4C7B9106" w14:textId="77777777" w:rsidR="009A554A" w:rsidRDefault="009A554A" w:rsidP="004C77C5">
      <w:pPr>
        <w:spacing w:after="0" w:line="240" w:lineRule="auto"/>
        <w:rPr>
          <w:rFonts w:ascii="Arial" w:eastAsia="Times New Roman" w:hAnsi="Arial" w:cs="Arial"/>
          <w:lang w:val="en-US"/>
        </w:rPr>
      </w:pPr>
    </w:p>
    <w:p w14:paraId="25F3AF54" w14:textId="46FFD0B2" w:rsidR="009A35AD" w:rsidRDefault="00CE4F3B" w:rsidP="001C6AFB">
      <w:pPr>
        <w:spacing w:after="0" w:line="240" w:lineRule="auto"/>
        <w:jc w:val="both"/>
        <w:rPr>
          <w:rFonts w:ascii="Arial" w:eastAsia="Times New Roman" w:hAnsi="Arial" w:cs="Arial"/>
          <w:lang w:val="en-US"/>
        </w:rPr>
      </w:pPr>
      <w:r>
        <w:rPr>
          <w:rFonts w:ascii="Arial" w:eastAsia="Times New Roman" w:hAnsi="Arial" w:cs="Arial"/>
          <w:lang w:val="en-US"/>
        </w:rPr>
        <w:t xml:space="preserve">Immersive </w:t>
      </w:r>
      <w:r w:rsidR="007A2DC3">
        <w:rPr>
          <w:rFonts w:ascii="Arial" w:eastAsia="Times New Roman" w:hAnsi="Arial" w:cs="Arial"/>
          <w:lang w:val="en-US"/>
        </w:rPr>
        <w:t xml:space="preserve">Virtual </w:t>
      </w:r>
      <w:r w:rsidR="009A35AD" w:rsidRPr="009A35AD">
        <w:rPr>
          <w:rFonts w:ascii="Arial" w:eastAsia="Times New Roman" w:hAnsi="Arial" w:cs="Arial"/>
          <w:lang w:val="en-US"/>
        </w:rPr>
        <w:t>R</w:t>
      </w:r>
      <w:r w:rsidR="007A2DC3">
        <w:rPr>
          <w:rFonts w:ascii="Arial" w:eastAsia="Times New Roman" w:hAnsi="Arial" w:cs="Arial"/>
          <w:lang w:val="en-US"/>
        </w:rPr>
        <w:t>eality</w:t>
      </w:r>
      <w:r w:rsidR="004A479B">
        <w:rPr>
          <w:rFonts w:ascii="Arial" w:eastAsia="Times New Roman" w:hAnsi="Arial" w:cs="Arial"/>
          <w:lang w:val="en-US"/>
        </w:rPr>
        <w:t xml:space="preserve"> (VR)</w:t>
      </w:r>
      <w:r>
        <w:rPr>
          <w:rFonts w:ascii="Arial" w:eastAsia="Times New Roman" w:hAnsi="Arial" w:cs="Arial"/>
          <w:lang w:val="en-US"/>
        </w:rPr>
        <w:t xml:space="preserve"> </w:t>
      </w:r>
      <w:r w:rsidR="0025029A">
        <w:rPr>
          <w:rFonts w:ascii="Arial" w:eastAsia="Times New Roman" w:hAnsi="Arial" w:cs="Arial"/>
          <w:lang w:val="en-US"/>
        </w:rPr>
        <w:t>can give the user</w:t>
      </w:r>
      <w:r>
        <w:rPr>
          <w:rFonts w:ascii="Arial" w:eastAsia="Times New Roman" w:hAnsi="Arial" w:cs="Arial"/>
          <w:lang w:val="en-US"/>
        </w:rPr>
        <w:t xml:space="preserve"> </w:t>
      </w:r>
      <w:r w:rsidR="0025029A">
        <w:rPr>
          <w:rFonts w:ascii="Arial" w:eastAsia="Times New Roman" w:hAnsi="Arial" w:cs="Arial"/>
          <w:lang w:val="en-US"/>
        </w:rPr>
        <w:t xml:space="preserve">feel like </w:t>
      </w:r>
      <w:r>
        <w:rPr>
          <w:rFonts w:ascii="Arial" w:eastAsia="Times New Roman" w:hAnsi="Arial" w:cs="Arial"/>
          <w:lang w:val="en-US"/>
        </w:rPr>
        <w:t>physically present</w:t>
      </w:r>
      <w:r w:rsidR="0025029A">
        <w:rPr>
          <w:rFonts w:ascii="Arial" w:eastAsia="Times New Roman" w:hAnsi="Arial" w:cs="Arial"/>
          <w:lang w:val="en-US"/>
        </w:rPr>
        <w:t>ing</w:t>
      </w:r>
      <w:r>
        <w:rPr>
          <w:rFonts w:ascii="Arial" w:eastAsia="Times New Roman" w:hAnsi="Arial" w:cs="Arial"/>
          <w:lang w:val="en-US"/>
        </w:rPr>
        <w:t xml:space="preserve"> in a </w:t>
      </w:r>
      <w:r w:rsidRPr="00CE4F3B">
        <w:rPr>
          <w:rFonts w:ascii="Arial" w:eastAsia="Times New Roman" w:hAnsi="Arial" w:cs="Arial"/>
          <w:lang w:val="en-US"/>
        </w:rPr>
        <w:t>computer</w:t>
      </w:r>
      <w:r w:rsidR="00756968">
        <w:rPr>
          <w:rFonts w:ascii="Arial" w:eastAsia="Times New Roman" w:hAnsi="Arial" w:cs="Arial"/>
          <w:lang w:val="en-US"/>
        </w:rPr>
        <w:t>-generated</w:t>
      </w:r>
      <w:r w:rsidRPr="00CE4F3B">
        <w:rPr>
          <w:rFonts w:ascii="Arial" w:eastAsia="Times New Roman" w:hAnsi="Arial" w:cs="Arial"/>
          <w:lang w:val="en-US"/>
        </w:rPr>
        <w:t xml:space="preserve"> environment simulat</w:t>
      </w:r>
      <w:r w:rsidR="00756968">
        <w:rPr>
          <w:rFonts w:ascii="Arial" w:eastAsia="Times New Roman" w:hAnsi="Arial" w:cs="Arial"/>
          <w:lang w:val="en-US"/>
        </w:rPr>
        <w:t>ing</w:t>
      </w:r>
      <w:r w:rsidRPr="00CE4F3B">
        <w:rPr>
          <w:rFonts w:ascii="Arial" w:eastAsia="Times New Roman" w:hAnsi="Arial" w:cs="Arial"/>
          <w:lang w:val="en-US"/>
        </w:rPr>
        <w:t xml:space="preserve"> </w:t>
      </w:r>
      <w:r w:rsidR="00756968">
        <w:rPr>
          <w:rFonts w:ascii="Arial" w:eastAsia="Times New Roman" w:hAnsi="Arial" w:cs="Arial"/>
          <w:lang w:val="en-US"/>
        </w:rPr>
        <w:t xml:space="preserve">places </w:t>
      </w:r>
      <w:r w:rsidRPr="00CE4F3B">
        <w:rPr>
          <w:rFonts w:ascii="Arial" w:eastAsia="Times New Roman" w:hAnsi="Arial" w:cs="Arial"/>
          <w:lang w:val="en-US"/>
        </w:rPr>
        <w:t>in the real or imagined worlds</w:t>
      </w:r>
      <w:r>
        <w:rPr>
          <w:rFonts w:ascii="Arial" w:eastAsia="Times New Roman" w:hAnsi="Arial" w:cs="Arial"/>
          <w:lang w:val="en-US"/>
        </w:rPr>
        <w:t>.</w:t>
      </w:r>
      <w:r w:rsidR="007A2DC3">
        <w:rPr>
          <w:rFonts w:ascii="Arial" w:eastAsia="Times New Roman" w:hAnsi="Arial" w:cs="Arial"/>
          <w:lang w:val="en-US"/>
        </w:rPr>
        <w:t xml:space="preserve"> </w:t>
      </w:r>
      <w:r>
        <w:rPr>
          <w:rFonts w:ascii="Arial" w:eastAsia="Times New Roman" w:hAnsi="Arial" w:cs="Arial"/>
          <w:lang w:val="en-US"/>
        </w:rPr>
        <w:t xml:space="preserve">It </w:t>
      </w:r>
      <w:r w:rsidR="009A35AD" w:rsidRPr="009A35AD">
        <w:rPr>
          <w:rFonts w:ascii="Arial" w:eastAsia="Times New Roman" w:hAnsi="Arial" w:cs="Arial"/>
          <w:lang w:val="en-US"/>
        </w:rPr>
        <w:t xml:space="preserve">is </w:t>
      </w:r>
      <w:r w:rsidR="00756968">
        <w:rPr>
          <w:rFonts w:ascii="Arial" w:eastAsia="Times New Roman" w:hAnsi="Arial" w:cs="Arial"/>
          <w:lang w:val="en-US"/>
        </w:rPr>
        <w:t>common</w:t>
      </w:r>
      <w:r w:rsidR="009A35AD" w:rsidRPr="009A35AD">
        <w:rPr>
          <w:rFonts w:ascii="Arial" w:eastAsia="Times New Roman" w:hAnsi="Arial" w:cs="Arial"/>
          <w:lang w:val="en-US"/>
        </w:rPr>
        <w:t xml:space="preserve"> used in the education and training </w:t>
      </w:r>
      <w:r w:rsidR="00D64E61">
        <w:rPr>
          <w:rFonts w:ascii="Arial" w:eastAsia="Times New Roman" w:hAnsi="Arial" w:cs="Arial"/>
          <w:lang w:val="en-US"/>
        </w:rPr>
        <w:t xml:space="preserve">purpose </w:t>
      </w:r>
      <w:r w:rsidR="00756968">
        <w:rPr>
          <w:rFonts w:ascii="Arial" w:eastAsia="Times New Roman" w:hAnsi="Arial" w:cs="Arial"/>
          <w:lang w:val="en-US"/>
        </w:rPr>
        <w:t xml:space="preserve">by </w:t>
      </w:r>
      <w:r w:rsidR="009A35AD" w:rsidRPr="009A35AD">
        <w:rPr>
          <w:rFonts w:ascii="Arial" w:eastAsia="Times New Roman" w:hAnsi="Arial" w:cs="Arial"/>
          <w:lang w:val="en-US"/>
        </w:rPr>
        <w:t xml:space="preserve">its potentials </w:t>
      </w:r>
      <w:r w:rsidR="00894B9D">
        <w:rPr>
          <w:rFonts w:ascii="Arial" w:eastAsia="Times New Roman" w:hAnsi="Arial" w:cs="Arial"/>
          <w:lang w:val="en-US"/>
        </w:rPr>
        <w:t>of provide</w:t>
      </w:r>
      <w:r w:rsidR="009A35AD" w:rsidRPr="009A35AD">
        <w:rPr>
          <w:rFonts w:ascii="Arial" w:eastAsia="Times New Roman" w:hAnsi="Arial" w:cs="Arial"/>
          <w:lang w:val="en-US"/>
        </w:rPr>
        <w:t xml:space="preserve"> </w:t>
      </w:r>
      <w:r w:rsidR="00894B9D">
        <w:rPr>
          <w:rFonts w:ascii="Arial" w:eastAsia="Times New Roman" w:hAnsi="Arial" w:cs="Arial"/>
          <w:lang w:val="en-US"/>
        </w:rPr>
        <w:t xml:space="preserve">an </w:t>
      </w:r>
      <w:r w:rsidR="009A35AD" w:rsidRPr="009A35AD">
        <w:rPr>
          <w:rFonts w:ascii="Arial" w:eastAsia="Times New Roman" w:hAnsi="Arial" w:cs="Arial"/>
          <w:lang w:val="en-US"/>
        </w:rPr>
        <w:t>interactiv</w:t>
      </w:r>
      <w:r w:rsidR="00894B9D">
        <w:rPr>
          <w:rFonts w:ascii="Arial" w:eastAsia="Times New Roman" w:hAnsi="Arial" w:cs="Arial"/>
          <w:lang w:val="en-US"/>
        </w:rPr>
        <w:t>e</w:t>
      </w:r>
      <w:r w:rsidR="009A35AD" w:rsidRPr="009A35AD">
        <w:rPr>
          <w:rFonts w:ascii="Arial" w:eastAsia="Times New Roman" w:hAnsi="Arial" w:cs="Arial"/>
          <w:lang w:val="en-US"/>
        </w:rPr>
        <w:t xml:space="preserve"> and motivat</w:t>
      </w:r>
      <w:r w:rsidR="00894B9D">
        <w:rPr>
          <w:rFonts w:ascii="Arial" w:eastAsia="Times New Roman" w:hAnsi="Arial" w:cs="Arial"/>
          <w:lang w:val="en-US"/>
        </w:rPr>
        <w:t>ed environment</w:t>
      </w:r>
      <w:r w:rsidR="009A35AD" w:rsidRPr="009A35AD">
        <w:rPr>
          <w:rFonts w:ascii="Arial" w:eastAsia="Times New Roman" w:hAnsi="Arial" w:cs="Arial"/>
          <w:lang w:val="en-US"/>
        </w:rPr>
        <w:t xml:space="preserve"> </w:t>
      </w:r>
      <w:r w:rsidR="007A2DC3">
        <w:rPr>
          <w:rFonts w:ascii="Arial" w:eastAsia="Times New Roman" w:hAnsi="Arial" w:cs="Arial"/>
          <w:lang w:val="en-US"/>
        </w:rPr>
        <w:fldChar w:fldCharType="begin" w:fldLock="1"/>
      </w:r>
      <w:r w:rsidR="007A2DC3">
        <w:rPr>
          <w:rFonts w:ascii="Arial" w:eastAsia="Times New Roman" w:hAnsi="Arial" w:cs="Arial"/>
          <w:lang w:val="en-US"/>
        </w:rPr>
        <w:instrText>ADDIN CSL_CITATION {"citationItems":[{"id":"ITEM-1","itemData":{"DOI":"10.12753/2066-026X-15-020","ISBN":"2066-026X","ISSN":"2066026X","abstract":"Since the first time the term \"Virtual Reality\" (VR) has been used back in the 60s, VR has evolved in different manners becoming more and more similar to the real world. Two different kinds of VR can be identified: non-immersive and immersive. The former is a computer-based environment that can simulate places in the real or imagined worlds; the latter takes the idea even further by giving the perception of being physically present in the non-physical world. While non-immersive VR can be based on a standard computer, immersive VR is still evolving as the needed devices are becoming more user friendly and economically accessible. In the past, there was a major difficulty about using equipment such as a helmet with goggles, while now new devices are being developed to make usability better for the user. VR, which is based on three basic principles: Immersion, Interaction, and User involvement with the environment and narrative, offers a very high potential in education by making learning more motivating and engaging. Up to now, the use of immersive-VR in educational games has been limited due to high prices of the devices and their limited usability. Now new tools like the commercial \"Oculus Rift\", make it possible to access immersive-VR in lots of educational situations. This paper reports a survey on the scientific literature on the advantages and potentials in the use of Immersive Virtual Reality in Education in the last two years (2013-14). It shows how VR in general, and immersive VR in particular, has been used mostly for adult training in special situations or for university students. It then focuses on the possible advantages and drawbacks of its use in education with reference to different classes of users like children and some kinds of cognitive disabilities (with particular reference to the Down syndrome). It concludes outlining strategies that could be carried out to verify these ideas.","author":[{"dropping-particle":"","family":"Freina","given":"Laura","non-dropping-particle":"","parse-names":false,"suffix":""},{"dropping-particle":"","family":"Ott","given":"Michela","non-dropping-particle":"","parse-names":false,"suffix":""}],"container-title":"Proceedings of eLearning and Software for Education (eLSE)(Bucharest, Romania, April 23--24, 2015)","id":"ITEM-1","issued":{"date-parts":[["2015"]]},"title":"A literature review on immersive virtual reality in education: State of the art and perspectives","type":"article-journal"},"uris":["http://www.mendeley.com/documents/?uuid=b90c6933-f709-4c4b-9494-a13d7f2acc57","http://www.mendeley.com/documents/?uuid=aa1c863c-665e-4a81-904a-574dadf89355"]}],"mendeley":{"formattedCitation":"(Freina &amp; Ott, 2015)","plainTextFormattedCitation":"(Freina &amp; Ott, 2015)","previouslyFormattedCitation":"(Freina &amp; Ott, 2015)"},"properties":{"noteIndex":0},"schema":"https://github.com/citation-style-language/schema/raw/master/csl-citation.json"}</w:instrText>
      </w:r>
      <w:r w:rsidR="007A2DC3">
        <w:rPr>
          <w:rFonts w:ascii="Arial" w:eastAsia="Times New Roman" w:hAnsi="Arial" w:cs="Arial"/>
          <w:lang w:val="en-US"/>
        </w:rPr>
        <w:fldChar w:fldCharType="separate"/>
      </w:r>
      <w:r w:rsidR="007A2DC3" w:rsidRPr="007A2DC3">
        <w:rPr>
          <w:rFonts w:ascii="Arial" w:eastAsia="Times New Roman" w:hAnsi="Arial" w:cs="Arial"/>
          <w:noProof/>
          <w:lang w:val="en-US"/>
        </w:rPr>
        <w:t>(Freina &amp; Ott, 2015)</w:t>
      </w:r>
      <w:r w:rsidR="007A2DC3">
        <w:rPr>
          <w:rFonts w:ascii="Arial" w:eastAsia="Times New Roman" w:hAnsi="Arial" w:cs="Arial"/>
          <w:lang w:val="en-US"/>
        </w:rPr>
        <w:fldChar w:fldCharType="end"/>
      </w:r>
      <w:r w:rsidR="009A35AD" w:rsidRPr="009A35AD">
        <w:rPr>
          <w:rFonts w:ascii="Arial" w:eastAsia="Times New Roman" w:hAnsi="Arial" w:cs="Arial"/>
          <w:lang w:val="en-US"/>
        </w:rPr>
        <w:t>.</w:t>
      </w:r>
      <w:r w:rsidR="001C6AFB">
        <w:rPr>
          <w:rFonts w:ascii="Arial" w:eastAsia="Times New Roman" w:hAnsi="Arial" w:cs="Arial"/>
          <w:lang w:val="en-US"/>
        </w:rPr>
        <w:t xml:space="preserve"> Besides, many </w:t>
      </w:r>
      <w:r w:rsidR="001C6AFB" w:rsidRPr="001C6AFB">
        <w:rPr>
          <w:rFonts w:ascii="Arial" w:eastAsia="Times New Roman" w:hAnsi="Arial" w:cs="Arial"/>
          <w:lang w:val="en-US"/>
        </w:rPr>
        <w:t xml:space="preserve">publications </w:t>
      </w:r>
      <w:r w:rsidR="001C6AFB">
        <w:rPr>
          <w:rFonts w:ascii="Arial" w:eastAsia="Times New Roman" w:hAnsi="Arial" w:cs="Arial"/>
          <w:lang w:val="en-US"/>
        </w:rPr>
        <w:t>have</w:t>
      </w:r>
      <w:r w:rsidR="001C6AFB" w:rsidRPr="001C6AFB">
        <w:rPr>
          <w:rFonts w:ascii="Arial" w:eastAsia="Times New Roman" w:hAnsi="Arial" w:cs="Arial"/>
          <w:lang w:val="en-US"/>
        </w:rPr>
        <w:t xml:space="preserve"> identif</w:t>
      </w:r>
      <w:r w:rsidR="001C6AFB">
        <w:rPr>
          <w:rFonts w:ascii="Arial" w:eastAsia="Times New Roman" w:hAnsi="Arial" w:cs="Arial"/>
          <w:lang w:val="en-US"/>
        </w:rPr>
        <w:t>ied</w:t>
      </w:r>
      <w:r w:rsidR="001C6AFB" w:rsidRPr="001C6AFB">
        <w:rPr>
          <w:rFonts w:ascii="Arial" w:eastAsia="Times New Roman" w:hAnsi="Arial" w:cs="Arial"/>
          <w:lang w:val="en-US"/>
        </w:rPr>
        <w:t xml:space="preserve"> that VR technologies have been implemented </w:t>
      </w:r>
      <w:r w:rsidR="00E008F0">
        <w:rPr>
          <w:rFonts w:ascii="Arial" w:eastAsia="Times New Roman" w:hAnsi="Arial" w:cs="Arial"/>
          <w:lang w:val="en-US"/>
        </w:rPr>
        <w:t>to</w:t>
      </w:r>
      <w:r w:rsidR="001C6AFB" w:rsidRPr="001C6AFB">
        <w:rPr>
          <w:rFonts w:ascii="Arial" w:eastAsia="Times New Roman" w:hAnsi="Arial" w:cs="Arial"/>
          <w:lang w:val="en-US"/>
        </w:rPr>
        <w:t xml:space="preserve"> </w:t>
      </w:r>
      <w:r w:rsidR="00E008F0">
        <w:rPr>
          <w:rFonts w:ascii="Arial" w:eastAsia="Times New Roman" w:hAnsi="Arial" w:cs="Arial"/>
          <w:lang w:val="en-US"/>
        </w:rPr>
        <w:t xml:space="preserve">enhance safety in many </w:t>
      </w:r>
      <w:r w:rsidR="001C6AFB" w:rsidRPr="001C6AFB">
        <w:rPr>
          <w:rFonts w:ascii="Arial" w:eastAsia="Times New Roman" w:hAnsi="Arial" w:cs="Arial"/>
          <w:lang w:val="en-US"/>
        </w:rPr>
        <w:t>areas, such</w:t>
      </w:r>
      <w:r w:rsidR="001C6AFB">
        <w:rPr>
          <w:rFonts w:ascii="Arial" w:eastAsia="Times New Roman" w:hAnsi="Arial" w:cs="Arial"/>
          <w:lang w:val="en-US"/>
        </w:rPr>
        <w:t xml:space="preserve"> </w:t>
      </w:r>
      <w:r w:rsidR="001C6AFB" w:rsidRPr="001C6AFB">
        <w:rPr>
          <w:rFonts w:ascii="Arial" w:eastAsia="Times New Roman" w:hAnsi="Arial" w:cs="Arial"/>
          <w:lang w:val="en-US"/>
        </w:rPr>
        <w:t>as risks identiﬁ</w:t>
      </w:r>
      <w:r w:rsidR="001C6AFB" w:rsidRPr="00A048C7">
        <w:rPr>
          <w:rFonts w:ascii="Arial" w:eastAsia="Times New Roman" w:hAnsi="Arial" w:cs="Arial"/>
          <w:lang w:val="en-US"/>
        </w:rPr>
        <w:t xml:space="preserve">cation, workforce training, skill transfer, ergonomics in the AEC industry </w:t>
      </w:r>
      <w:r w:rsidR="001C6AFB" w:rsidRPr="00A048C7">
        <w:rPr>
          <w:rFonts w:ascii="Arial" w:eastAsia="Times New Roman" w:hAnsi="Arial" w:cs="Arial"/>
          <w:lang w:val="en-US"/>
        </w:rPr>
        <w:fldChar w:fldCharType="begin" w:fldLock="1"/>
      </w:r>
      <w:r w:rsidR="001129A5">
        <w:rPr>
          <w:rFonts w:ascii="Arial" w:eastAsia="Times New Roman" w:hAnsi="Arial" w:cs="Arial"/>
          <w:lang w:val="en-US"/>
        </w:rPr>
        <w:instrText>ADDIN CSL_CITATION {"citationItems":[{"id":"ITEM-1","itemData":{"DOI":"10.1016/j.autcon.2017.11.003","ISSN":"09265805","abstract":"Construction is a high hazard industry which involves many factors that are potentially dangerous to workers. Safety has always been advocated by many construction companies, and they have been working hard to make sure their employees are protected from fatalities and injuries. With the advent of Virtual and Augmented Reality (VR/AR), there has been a witnessed trend of capitalizing on sophisticated immersive VR/AR applications to create forgiving environments for visualizing complex workplace situations, building up risk-preventive knowledge and undergoing training. To better understand the state-of-the-art of VR/AR applications in construction safety (VR/AR-CS) and from which to uncover the related issues and propose possible improvements, this paper starts with a review and synthesis of research evidence for several VR/AR prototypes, products and the related training and evaluation paradigms. Predicated upon a wide range of well-acknowledged scholarly journals, this paper comes up with a generic taxonomy consisting of VR/AR technology characteristics, application domains, safety scenarios and evaluation methods. According to this taxonomy, a number of technical features and types that could be implemented in the context of construction safety enhancement are derived and further elaborated, while significant application domains and trends regarding the VR/AR-CS research are generalized, i.e., hazards recognition and identification, safety training and education, safety instruction and inspection, and so on. Last but not least, this study sets forth a list of gaps derived from the in-depth review and comes up with the prospective research works. It is envisioned that the outcomes of this paper could assist both researchers and industrial practitioners with appreciating the research and practice frontier of VR/AR-CS and soliciting the latest VR/AR applications.","author":[{"dropping-particle":"","family":"Li","given":"Xiao","non-dropping-particle":"","parse-names":false,"suffix":""},{"dropping-particle":"","family":"Yi","given":"Wen","non-dropping-particle":"","parse-names":false,"suffix":""},{"dropping-particle":"","family":"Chi","given":"Hung Lin","non-dropping-particle":"","parse-names":false,"suffix":""},{"dropping-particle":"","family":"Wang","given":"Xiangyu","non-dropping-particle":"","parse-names":false,"suffix":""},{"dropping-particle":"","family":"Chan","given":"Albert P.C.","non-dropping-particle":"","parse-names":false,"suffix":""}],"container-title":"Automation in Construction","id":"ITEM-1","issued":{"date-parts":[["2018"]]},"title":"A critical review of virtual and augmented reality (VR/AR) applications in construction safety","type":"article-journal"},"uris":["http://www.mendeley.com/documents/?uuid=5721e0f9-1d6d-4e39-8465-c03e826756ef"]}],"mendeley":{"formattedCitation":"(Li et al., 2018)","plainTextFormattedCitation":"(Li et al., 2018)","previouslyFormattedCitation":"(Li et al., 2018)"},"properties":{"noteIndex":0},"schema":"https://github.com/citation-style-language/schema/raw/master/csl-citation.json"}</w:instrText>
      </w:r>
      <w:r w:rsidR="001C6AFB" w:rsidRPr="00A048C7">
        <w:rPr>
          <w:rFonts w:ascii="Arial" w:eastAsia="Times New Roman" w:hAnsi="Arial" w:cs="Arial"/>
          <w:lang w:val="en-US"/>
        </w:rPr>
        <w:fldChar w:fldCharType="separate"/>
      </w:r>
      <w:r w:rsidR="001C6AFB" w:rsidRPr="00A048C7">
        <w:rPr>
          <w:rFonts w:ascii="Arial" w:eastAsia="Times New Roman" w:hAnsi="Arial" w:cs="Arial"/>
          <w:noProof/>
          <w:lang w:val="en-US"/>
        </w:rPr>
        <w:t>(Li et al., 2018)</w:t>
      </w:r>
      <w:r w:rsidR="001C6AFB" w:rsidRPr="00A048C7">
        <w:rPr>
          <w:rFonts w:ascii="Arial" w:eastAsia="Times New Roman" w:hAnsi="Arial" w:cs="Arial"/>
          <w:lang w:val="en-US"/>
        </w:rPr>
        <w:fldChar w:fldCharType="end"/>
      </w:r>
      <w:r w:rsidR="007A2DC3" w:rsidRPr="00A048C7">
        <w:rPr>
          <w:rFonts w:ascii="Arial" w:eastAsia="Times New Roman" w:hAnsi="Arial" w:cs="Arial"/>
          <w:lang w:val="en-US"/>
        </w:rPr>
        <w:t xml:space="preserve">. </w:t>
      </w:r>
      <w:r w:rsidR="001C6AFB" w:rsidRPr="00A048C7">
        <w:rPr>
          <w:rFonts w:ascii="Arial" w:eastAsia="Times New Roman" w:hAnsi="Arial" w:cs="Arial"/>
          <w:lang w:val="en-US"/>
        </w:rPr>
        <w:lastRenderedPageBreak/>
        <w:t xml:space="preserve">While </w:t>
      </w:r>
      <w:r w:rsidR="00147AAC">
        <w:rPr>
          <w:rFonts w:ascii="Arial" w:eastAsia="Times New Roman" w:hAnsi="Arial" w:cs="Arial"/>
          <w:lang w:val="en-US"/>
        </w:rPr>
        <w:t xml:space="preserve">VR can also </w:t>
      </w:r>
      <w:r w:rsidR="005E11FA">
        <w:rPr>
          <w:rFonts w:ascii="Arial" w:eastAsia="Times New Roman" w:hAnsi="Arial" w:cs="Arial"/>
          <w:lang w:val="en-US"/>
        </w:rPr>
        <w:t>be used for</w:t>
      </w:r>
      <w:r w:rsidR="00147AAC">
        <w:rPr>
          <w:rFonts w:ascii="Arial" w:eastAsia="Times New Roman" w:hAnsi="Arial" w:cs="Arial"/>
          <w:lang w:val="en-US"/>
        </w:rPr>
        <w:t xml:space="preserve"> meeting with team members to work together within a 3D model for discussion, which is benefit for remote working</w:t>
      </w:r>
      <w:r w:rsidR="007A6108">
        <w:rPr>
          <w:rFonts w:ascii="Arial" w:eastAsia="Times New Roman" w:hAnsi="Arial" w:cs="Arial"/>
          <w:lang w:val="en-US"/>
        </w:rPr>
        <w:t xml:space="preserve"> </w:t>
      </w:r>
      <w:r w:rsidR="007A6108">
        <w:rPr>
          <w:rFonts w:ascii="Arial" w:eastAsia="Times New Roman" w:hAnsi="Arial" w:cs="Arial"/>
          <w:lang w:val="en-US"/>
        </w:rPr>
        <w:fldChar w:fldCharType="begin" w:fldLock="1"/>
      </w:r>
      <w:r w:rsidR="001264EF">
        <w:rPr>
          <w:rFonts w:ascii="Arial" w:eastAsia="Times New Roman" w:hAnsi="Arial" w:cs="Arial"/>
          <w:lang w:val="en-US"/>
        </w:rPr>
        <w:instrText>ADDIN CSL_CITATION {"citationItems":[{"id":"ITEM-1","itemData":{"URL":"https://www.techradar.com/news/vr-is-the-future-of-remote-working","author":[{"dropping-particle":"","family":"Brandon","given":"John","non-dropping-particle":"","parse-names":false,"suffix":""}],"id":"ITEM-1","issued":{"date-parts":[["2020"]]},"title":"VR is the future of remote working","type":"webpage"},"uris":["http://www.mendeley.com/documents/?uuid=02fb2b52-043d-47b3-b916-d56ae7a31333"]}],"mendeley":{"formattedCitation":"(Brandon, 2020)","plainTextFormattedCitation":"(Brandon, 2020)","previouslyFormattedCitation":"(Brandon, 2020)"},"properties":{"noteIndex":0},"schema":"https://github.com/citation-style-language/schema/raw/master/csl-citation.json"}</w:instrText>
      </w:r>
      <w:r w:rsidR="007A6108">
        <w:rPr>
          <w:rFonts w:ascii="Arial" w:eastAsia="Times New Roman" w:hAnsi="Arial" w:cs="Arial"/>
          <w:lang w:val="en-US"/>
        </w:rPr>
        <w:fldChar w:fldCharType="separate"/>
      </w:r>
      <w:r w:rsidR="007A6108" w:rsidRPr="007A6108">
        <w:rPr>
          <w:rFonts w:ascii="Arial" w:eastAsia="Times New Roman" w:hAnsi="Arial" w:cs="Arial"/>
          <w:noProof/>
          <w:lang w:val="en-US"/>
        </w:rPr>
        <w:t>(Brandon, 2020)</w:t>
      </w:r>
      <w:r w:rsidR="007A6108">
        <w:rPr>
          <w:rFonts w:ascii="Arial" w:eastAsia="Times New Roman" w:hAnsi="Arial" w:cs="Arial"/>
          <w:lang w:val="en-US"/>
        </w:rPr>
        <w:fldChar w:fldCharType="end"/>
      </w:r>
      <w:r w:rsidR="00147AAC">
        <w:rPr>
          <w:rFonts w:ascii="Arial" w:eastAsia="Times New Roman" w:hAnsi="Arial" w:cs="Arial"/>
          <w:lang w:val="en-US"/>
        </w:rPr>
        <w:t>.</w:t>
      </w:r>
      <w:r w:rsidR="001C6AFB">
        <w:rPr>
          <w:rFonts w:ascii="Arial" w:eastAsia="Times New Roman" w:hAnsi="Arial" w:cs="Arial"/>
          <w:lang w:val="en-US"/>
        </w:rPr>
        <w:t xml:space="preserve"> </w:t>
      </w:r>
    </w:p>
    <w:p w14:paraId="2275C6D6" w14:textId="112C714F" w:rsidR="00D23CA4" w:rsidRPr="00575AEE" w:rsidRDefault="00D46765" w:rsidP="00575AEE">
      <w:pPr>
        <w:pStyle w:val="Heading1"/>
        <w:numPr>
          <w:ilvl w:val="2"/>
          <w:numId w:val="2"/>
        </w:numPr>
        <w:ind w:left="504"/>
        <w:rPr>
          <w:rFonts w:ascii="Arial" w:hAnsi="Arial" w:cs="Arial"/>
          <w:sz w:val="22"/>
          <w:szCs w:val="22"/>
        </w:rPr>
      </w:pPr>
      <w:r>
        <w:rPr>
          <w:rFonts w:ascii="Arial" w:hAnsi="Arial" w:cs="Arial"/>
          <w:sz w:val="22"/>
          <w:szCs w:val="22"/>
        </w:rPr>
        <w:t xml:space="preserve">Visualisation - </w:t>
      </w:r>
      <w:r w:rsidR="00D23CA4" w:rsidRPr="00575AEE">
        <w:rPr>
          <w:rFonts w:ascii="Arial" w:hAnsi="Arial" w:cs="Arial"/>
          <w:sz w:val="22"/>
          <w:szCs w:val="22"/>
        </w:rPr>
        <w:t>Dashboar</w:t>
      </w:r>
      <w:r w:rsidR="00D6069E">
        <w:rPr>
          <w:rFonts w:ascii="Arial" w:hAnsi="Arial" w:cs="Arial"/>
          <w:sz w:val="22"/>
          <w:szCs w:val="22"/>
        </w:rPr>
        <w:t>d</w:t>
      </w:r>
    </w:p>
    <w:p w14:paraId="09689649" w14:textId="77777777" w:rsidR="0009472C" w:rsidRDefault="0009472C" w:rsidP="0009472C">
      <w:pPr>
        <w:spacing w:after="0" w:line="240" w:lineRule="auto"/>
        <w:jc w:val="both"/>
        <w:rPr>
          <w:rFonts w:ascii="Arial" w:hAnsi="Arial" w:cs="Arial"/>
        </w:rPr>
      </w:pPr>
    </w:p>
    <w:p w14:paraId="6104AB28" w14:textId="21E4D324" w:rsidR="00413201" w:rsidRDefault="0009472C" w:rsidP="0009472C">
      <w:pPr>
        <w:spacing w:after="0" w:line="240" w:lineRule="auto"/>
        <w:jc w:val="both"/>
        <w:rPr>
          <w:rFonts w:ascii="Arial" w:hAnsi="Arial" w:cs="Arial"/>
        </w:rPr>
      </w:pPr>
      <w:r w:rsidRPr="0009472C">
        <w:rPr>
          <w:rFonts w:ascii="Arial" w:hAnsi="Arial" w:cs="Arial"/>
        </w:rPr>
        <w:t>Dashboard visualisation is a cognitive tool to improve our “span of control” over the business data. This help the user to identify trends, patterns, and anomalies from the data. They help manager to reason about what they observe and as a guideline for them to make effective decisions. It also let non-technological users to combine multiple data sets easily to customize a dashboard and generate data visualizations.</w:t>
      </w:r>
      <w:r w:rsidR="00AE3A6B">
        <w:rPr>
          <w:rFonts w:ascii="Arial" w:hAnsi="Arial" w:cs="Arial"/>
        </w:rPr>
        <w:t xml:space="preserve"> </w:t>
      </w:r>
      <w:r>
        <w:rPr>
          <w:rFonts w:ascii="Arial" w:hAnsi="Arial" w:cs="Arial"/>
        </w:rPr>
        <w:t xml:space="preserve">Besides, </w:t>
      </w:r>
      <w:r w:rsidR="00432ABD" w:rsidRPr="005D6938">
        <w:rPr>
          <w:rFonts w:ascii="Arial" w:hAnsi="Arial" w:cs="Arial"/>
        </w:rPr>
        <w:t>K</w:t>
      </w:r>
      <w:r w:rsidR="00DA2A44" w:rsidRPr="005D6938">
        <w:rPr>
          <w:rFonts w:ascii="Arial" w:hAnsi="Arial" w:cs="Arial"/>
        </w:rPr>
        <w:t xml:space="preserve">ey performance indicators (KPIs) </w:t>
      </w:r>
      <w:r w:rsidR="00A967E7" w:rsidRPr="005D6938">
        <w:rPr>
          <w:rFonts w:ascii="Arial" w:hAnsi="Arial" w:cs="Arial"/>
        </w:rPr>
        <w:t xml:space="preserve">is commonly used </w:t>
      </w:r>
      <w:r w:rsidR="00DA2A44" w:rsidRPr="005D6938">
        <w:rPr>
          <w:rFonts w:ascii="Arial" w:hAnsi="Arial" w:cs="Arial"/>
        </w:rPr>
        <w:t xml:space="preserve">to </w:t>
      </w:r>
      <w:r w:rsidR="00793219" w:rsidRPr="00793219">
        <w:rPr>
          <w:rFonts w:ascii="Arial" w:hAnsi="Arial" w:cs="Arial"/>
        </w:rPr>
        <w:t>benchmarking</w:t>
      </w:r>
      <w:r w:rsidR="00DA2A44" w:rsidRPr="005D6938">
        <w:rPr>
          <w:rFonts w:ascii="Arial" w:hAnsi="Arial" w:cs="Arial"/>
        </w:rPr>
        <w:t xml:space="preserve"> and compare performance </w:t>
      </w:r>
      <w:r w:rsidR="00A1789A">
        <w:rPr>
          <w:rFonts w:ascii="Arial" w:hAnsi="Arial" w:cs="Arial"/>
        </w:rPr>
        <w:t>by</w:t>
      </w:r>
      <w:r w:rsidR="00DA2A44" w:rsidRPr="005D6938">
        <w:rPr>
          <w:rFonts w:ascii="Arial" w:hAnsi="Arial" w:cs="Arial"/>
        </w:rPr>
        <w:t xml:space="preserve"> meeting both strategic goals</w:t>
      </w:r>
      <w:r w:rsidR="00A967E7" w:rsidRPr="005D6938">
        <w:rPr>
          <w:rFonts w:ascii="Arial" w:hAnsi="Arial" w:cs="Arial"/>
        </w:rPr>
        <w:t xml:space="preserve"> with</w:t>
      </w:r>
      <w:r w:rsidR="00A51B8D" w:rsidRPr="005D6938">
        <w:rPr>
          <w:rFonts w:ascii="Arial" w:hAnsi="Arial" w:cs="Arial"/>
        </w:rPr>
        <w:t xml:space="preserve"> a dashboard</w:t>
      </w:r>
      <w:r w:rsidR="00A967E7" w:rsidRPr="005D6938">
        <w:rPr>
          <w:rFonts w:ascii="Arial" w:hAnsi="Arial" w:cs="Arial"/>
        </w:rPr>
        <w:t xml:space="preserve"> in different industry</w:t>
      </w:r>
      <w:r w:rsidR="00DA2A44" w:rsidRPr="005D6938">
        <w:rPr>
          <w:rFonts w:ascii="Arial" w:hAnsi="Arial" w:cs="Arial"/>
        </w:rPr>
        <w:t xml:space="preserve">. </w:t>
      </w:r>
      <w:r w:rsidR="00A51B8D" w:rsidRPr="005D6938">
        <w:rPr>
          <w:rFonts w:ascii="Arial" w:hAnsi="Arial" w:cs="Arial"/>
        </w:rPr>
        <w:t>C</w:t>
      </w:r>
      <w:r w:rsidR="00DA2A44" w:rsidRPr="005D6938">
        <w:rPr>
          <w:rFonts w:ascii="Arial" w:hAnsi="Arial" w:cs="Arial"/>
        </w:rPr>
        <w:t xml:space="preserve">onstruction industry </w:t>
      </w:r>
      <w:r w:rsidR="00A51B8D" w:rsidRPr="005D6938">
        <w:rPr>
          <w:rFonts w:ascii="Arial" w:hAnsi="Arial" w:cs="Arial"/>
        </w:rPr>
        <w:t xml:space="preserve">can also make use of the </w:t>
      </w:r>
      <w:r w:rsidR="00DA2A44" w:rsidRPr="005D6938">
        <w:rPr>
          <w:rFonts w:ascii="Arial" w:hAnsi="Arial" w:cs="Arial"/>
        </w:rPr>
        <w:t>objective benchmarks</w:t>
      </w:r>
      <w:r w:rsidR="00A51B8D" w:rsidRPr="005D6938">
        <w:rPr>
          <w:rFonts w:ascii="Arial" w:hAnsi="Arial" w:cs="Arial"/>
        </w:rPr>
        <w:t xml:space="preserve"> and </w:t>
      </w:r>
      <w:r w:rsidR="00DA2A44" w:rsidRPr="005D6938">
        <w:rPr>
          <w:rFonts w:ascii="Arial" w:hAnsi="Arial" w:cs="Arial"/>
        </w:rPr>
        <w:t>to measure excellence across the industry.</w:t>
      </w:r>
      <w:r w:rsidR="00785120" w:rsidRPr="005D6938">
        <w:rPr>
          <w:rFonts w:ascii="Arial" w:hAnsi="Arial" w:cs="Arial"/>
        </w:rPr>
        <w:t xml:space="preserve"> </w:t>
      </w:r>
      <w:r w:rsidR="00DA2A44" w:rsidRPr="005D6938">
        <w:rPr>
          <w:rFonts w:ascii="Arial" w:hAnsi="Arial" w:cs="Arial"/>
        </w:rPr>
        <w:t xml:space="preserve">The analysis </w:t>
      </w:r>
      <w:r w:rsidR="00A51B8D" w:rsidRPr="005D6938">
        <w:rPr>
          <w:rFonts w:ascii="Arial" w:hAnsi="Arial" w:cs="Arial"/>
        </w:rPr>
        <w:t>result can</w:t>
      </w:r>
      <w:r w:rsidR="00DA2A44" w:rsidRPr="005D6938">
        <w:rPr>
          <w:rFonts w:ascii="Arial" w:hAnsi="Arial" w:cs="Arial"/>
        </w:rPr>
        <w:t xml:space="preserve"> help </w:t>
      </w:r>
      <w:r w:rsidR="00A51B8D" w:rsidRPr="005D6938">
        <w:rPr>
          <w:rFonts w:ascii="Arial" w:hAnsi="Arial" w:cs="Arial"/>
        </w:rPr>
        <w:t xml:space="preserve">to </w:t>
      </w:r>
      <w:r w:rsidR="00DA2A44" w:rsidRPr="005D6938">
        <w:rPr>
          <w:rFonts w:ascii="Arial" w:hAnsi="Arial" w:cs="Arial"/>
        </w:rPr>
        <w:t xml:space="preserve">improve </w:t>
      </w:r>
      <w:r w:rsidR="00C43208" w:rsidRPr="005D6938">
        <w:rPr>
          <w:rFonts w:ascii="Arial" w:hAnsi="Arial" w:cs="Arial"/>
        </w:rPr>
        <w:t xml:space="preserve">the </w:t>
      </w:r>
      <w:r w:rsidR="005B5479">
        <w:rPr>
          <w:rFonts w:ascii="Arial" w:hAnsi="Arial" w:cs="Arial"/>
        </w:rPr>
        <w:t xml:space="preserve">building </w:t>
      </w:r>
      <w:r w:rsidR="00DA2A44" w:rsidRPr="005D6938">
        <w:rPr>
          <w:rFonts w:ascii="Arial" w:hAnsi="Arial" w:cs="Arial"/>
        </w:rPr>
        <w:t>processes</w:t>
      </w:r>
      <w:r w:rsidR="005B5479">
        <w:rPr>
          <w:rFonts w:ascii="Arial" w:hAnsi="Arial" w:cs="Arial"/>
        </w:rPr>
        <w:t>, risk identification</w:t>
      </w:r>
      <w:r w:rsidR="00DA2A44" w:rsidRPr="005D6938">
        <w:rPr>
          <w:rFonts w:ascii="Arial" w:hAnsi="Arial" w:cs="Arial"/>
        </w:rPr>
        <w:t xml:space="preserve"> </w:t>
      </w:r>
      <w:r w:rsidR="005B5479">
        <w:rPr>
          <w:rFonts w:ascii="Arial" w:hAnsi="Arial" w:cs="Arial"/>
        </w:rPr>
        <w:t>for</w:t>
      </w:r>
      <w:r w:rsidR="00DA2A44" w:rsidRPr="005D6938">
        <w:rPr>
          <w:rFonts w:ascii="Arial" w:hAnsi="Arial" w:cs="Arial"/>
        </w:rPr>
        <w:t xml:space="preserve"> project delivery.</w:t>
      </w:r>
      <w:r w:rsidR="00413201" w:rsidRPr="005D6938">
        <w:rPr>
          <w:rFonts w:ascii="Arial" w:hAnsi="Arial" w:cs="Arial"/>
        </w:rPr>
        <w:t xml:space="preserve"> It is the</w:t>
      </w:r>
      <w:r w:rsidR="00A967E7" w:rsidRPr="005D6938">
        <w:rPr>
          <w:rFonts w:ascii="Arial" w:hAnsi="Arial" w:cs="Arial"/>
        </w:rPr>
        <w:t xml:space="preserve"> </w:t>
      </w:r>
      <w:r w:rsidR="00AE3A6B">
        <w:rPr>
          <w:rFonts w:ascii="Arial" w:hAnsi="Arial" w:cs="Arial"/>
        </w:rPr>
        <w:t xml:space="preserve">topmost </w:t>
      </w:r>
      <w:r w:rsidR="00413201" w:rsidRPr="005D6938">
        <w:rPr>
          <w:rFonts w:ascii="Arial" w:hAnsi="Arial" w:cs="Arial"/>
        </w:rPr>
        <w:t>priority for Project</w:t>
      </w:r>
      <w:r w:rsidR="00A967E7" w:rsidRPr="005D6938">
        <w:rPr>
          <w:rFonts w:ascii="Arial" w:hAnsi="Arial" w:cs="Arial"/>
        </w:rPr>
        <w:t xml:space="preserve"> Directors</w:t>
      </w:r>
      <w:r w:rsidR="00413201" w:rsidRPr="005D6938">
        <w:rPr>
          <w:rFonts w:ascii="Arial" w:hAnsi="Arial" w:cs="Arial"/>
        </w:rPr>
        <w:t xml:space="preserve">, Project </w:t>
      </w:r>
      <w:r w:rsidR="00A967E7" w:rsidRPr="005D6938">
        <w:rPr>
          <w:rFonts w:ascii="Arial" w:hAnsi="Arial" w:cs="Arial"/>
        </w:rPr>
        <w:t>Engineers</w:t>
      </w:r>
      <w:r w:rsidR="004A540F" w:rsidRPr="005D6938">
        <w:rPr>
          <w:rFonts w:ascii="Arial" w:hAnsi="Arial" w:cs="Arial"/>
        </w:rPr>
        <w:t xml:space="preserve"> </w:t>
      </w:r>
      <w:r w:rsidR="002A23BE">
        <w:rPr>
          <w:rFonts w:ascii="Arial" w:hAnsi="Arial" w:cs="Arial"/>
        </w:rPr>
        <w:t>and</w:t>
      </w:r>
      <w:r w:rsidR="00413201" w:rsidRPr="005D6938">
        <w:rPr>
          <w:rFonts w:ascii="Arial" w:hAnsi="Arial" w:cs="Arial"/>
        </w:rPr>
        <w:t xml:space="preserve"> any other person </w:t>
      </w:r>
      <w:r w:rsidR="00A967E7" w:rsidRPr="005D6938">
        <w:rPr>
          <w:rFonts w:ascii="Arial" w:hAnsi="Arial" w:cs="Arial"/>
        </w:rPr>
        <w:t>responsible</w:t>
      </w:r>
      <w:r w:rsidR="00413201" w:rsidRPr="005D6938">
        <w:rPr>
          <w:rFonts w:ascii="Arial" w:hAnsi="Arial" w:cs="Arial"/>
        </w:rPr>
        <w:t xml:space="preserve"> </w:t>
      </w:r>
      <w:r w:rsidR="00A967E7" w:rsidRPr="005D6938">
        <w:rPr>
          <w:rFonts w:ascii="Arial" w:hAnsi="Arial" w:cs="Arial"/>
        </w:rPr>
        <w:t xml:space="preserve">for </w:t>
      </w:r>
      <w:r w:rsidR="00413201" w:rsidRPr="005D6938">
        <w:rPr>
          <w:rFonts w:ascii="Arial" w:hAnsi="Arial" w:cs="Arial"/>
        </w:rPr>
        <w:t xml:space="preserve">planning </w:t>
      </w:r>
      <w:r w:rsidR="00A967E7" w:rsidRPr="005D6938">
        <w:rPr>
          <w:rFonts w:ascii="Arial" w:hAnsi="Arial" w:cs="Arial"/>
        </w:rPr>
        <w:t xml:space="preserve">management </w:t>
      </w:r>
      <w:r w:rsidR="00413201" w:rsidRPr="005D6938">
        <w:rPr>
          <w:rFonts w:ascii="Arial" w:hAnsi="Arial" w:cs="Arial"/>
        </w:rPr>
        <w:t xml:space="preserve">to implement a </w:t>
      </w:r>
      <w:r w:rsidR="00A967E7" w:rsidRPr="005D6938">
        <w:rPr>
          <w:rFonts w:ascii="Arial" w:hAnsi="Arial" w:cs="Arial"/>
        </w:rPr>
        <w:t xml:space="preserve">better </w:t>
      </w:r>
      <w:r w:rsidR="00413201" w:rsidRPr="005D6938">
        <w:rPr>
          <w:rFonts w:ascii="Arial" w:hAnsi="Arial" w:cs="Arial"/>
        </w:rPr>
        <w:t xml:space="preserve">planning process </w:t>
      </w:r>
      <w:r w:rsidR="00A967E7" w:rsidRPr="005D6938">
        <w:rPr>
          <w:rFonts w:ascii="Arial" w:hAnsi="Arial" w:cs="Arial"/>
        </w:rPr>
        <w:t>by having</w:t>
      </w:r>
      <w:r w:rsidR="00413201" w:rsidRPr="005D6938">
        <w:rPr>
          <w:rFonts w:ascii="Arial" w:hAnsi="Arial" w:cs="Arial"/>
        </w:rPr>
        <w:t xml:space="preserve"> a clear view of </w:t>
      </w:r>
      <w:r w:rsidR="00A967E7" w:rsidRPr="005D6938">
        <w:rPr>
          <w:rFonts w:ascii="Arial" w:hAnsi="Arial" w:cs="Arial"/>
        </w:rPr>
        <w:t>the</w:t>
      </w:r>
      <w:r w:rsidR="00413201" w:rsidRPr="005D6938">
        <w:rPr>
          <w:rFonts w:ascii="Arial" w:hAnsi="Arial" w:cs="Arial"/>
        </w:rPr>
        <w:t xml:space="preserve"> project’s status.</w:t>
      </w:r>
    </w:p>
    <w:p w14:paraId="28B970DF" w14:textId="55AC5F70" w:rsidR="00782B6C" w:rsidRPr="00575AEE" w:rsidRDefault="00736A3E" w:rsidP="00575AEE">
      <w:pPr>
        <w:pStyle w:val="Heading1"/>
        <w:numPr>
          <w:ilvl w:val="2"/>
          <w:numId w:val="2"/>
        </w:numPr>
        <w:ind w:left="504"/>
        <w:rPr>
          <w:rFonts w:ascii="Arial" w:hAnsi="Arial" w:cs="Arial"/>
          <w:sz w:val="22"/>
          <w:szCs w:val="22"/>
        </w:rPr>
      </w:pPr>
      <w:r>
        <w:rPr>
          <w:rFonts w:ascii="Arial" w:hAnsi="Arial" w:cs="Arial"/>
          <w:sz w:val="22"/>
          <w:szCs w:val="22"/>
        </w:rPr>
        <w:t xml:space="preserve">Visualisation - </w:t>
      </w:r>
      <w:r w:rsidR="00F62AE0">
        <w:rPr>
          <w:rFonts w:ascii="Arial" w:hAnsi="Arial" w:cs="Arial"/>
          <w:sz w:val="22"/>
          <w:szCs w:val="22"/>
        </w:rPr>
        <w:t xml:space="preserve">Real-time </w:t>
      </w:r>
      <w:r w:rsidR="00E11A95">
        <w:rPr>
          <w:rFonts w:ascii="Arial" w:hAnsi="Arial" w:cs="Arial"/>
          <w:sz w:val="22"/>
          <w:szCs w:val="22"/>
        </w:rPr>
        <w:t xml:space="preserve">Web </w:t>
      </w:r>
      <w:r w:rsidR="00F62AE0">
        <w:rPr>
          <w:rFonts w:ascii="Arial" w:hAnsi="Arial" w:cs="Arial"/>
          <w:sz w:val="22"/>
          <w:szCs w:val="22"/>
        </w:rPr>
        <w:t>Model Viewer</w:t>
      </w:r>
    </w:p>
    <w:p w14:paraId="418DD7E5" w14:textId="39D65EF1" w:rsidR="008A5CDA" w:rsidRDefault="009F27B7" w:rsidP="00760C6F">
      <w:pPr>
        <w:pStyle w:val="NormalWeb"/>
        <w:shd w:val="clear" w:color="auto" w:fill="FFFFFF"/>
        <w:spacing w:before="300" w:beforeAutospacing="0" w:after="0" w:afterAutospacing="0"/>
        <w:jc w:val="both"/>
        <w:rPr>
          <w:rFonts w:ascii="Arial" w:hAnsi="Arial" w:cs="Arial"/>
          <w:sz w:val="22"/>
          <w:szCs w:val="22"/>
        </w:rPr>
      </w:pPr>
      <w:r>
        <w:rPr>
          <w:rFonts w:ascii="Arial" w:eastAsiaTheme="minorEastAsia" w:hAnsi="Arial" w:cs="Arial"/>
          <w:sz w:val="22"/>
          <w:szCs w:val="22"/>
        </w:rPr>
        <w:t xml:space="preserve">As suggested by </w:t>
      </w:r>
      <w:r>
        <w:rPr>
          <w:rFonts w:ascii="Arial" w:eastAsiaTheme="minorEastAsia" w:hAnsi="Arial" w:cs="Arial"/>
          <w:sz w:val="22"/>
          <w:szCs w:val="22"/>
        </w:rPr>
        <w:fldChar w:fldCharType="begin" w:fldLock="1"/>
      </w:r>
      <w:r w:rsidR="00BB3C8C">
        <w:rPr>
          <w:rFonts w:ascii="Arial" w:eastAsiaTheme="minorEastAsia" w:hAnsi="Arial" w:cs="Arial"/>
          <w:sz w:val="22"/>
          <w:szCs w:val="22"/>
        </w:rPr>
        <w:instrText>ADDIN CSL_CITATION {"citationItems":[{"id":"ITEM-1","itemData":{"DOI":"10.1016/j.autcon.2020.103179","ISSN":"09265805","abstract":"As the Architecture, Engineering and Construction sector is embracing the digital age, the processes involved in the design, construction and operation of built assets are more and more influenced by technologies dealing with value-added monitoring of data from sensor networks, management of this data in secure and resilient storage systems underpinned by semantic models, as well as the simulation and optimisation of engineering systems. Aside from enhancing the efficiency of the value chain, such information-intensive models and associated technologies play a decisive role in minimising the lifecycle impacts of our buildings. While Building Information Modelling provides procedures, technologies and data schemas enabling a standardised semantic representation of building components and systems, the concept of a Digital Twin conveys a more holistic socio-technical and process-oriented characterisation of the complex artefacts involved by leveraging the synchronicity of the cyber-physical bi-directional data flows. Moreover, BIM lacks semantic completeness in areas such as control systems, including sensor networks, social systems, and urban artefacts beyond the scope of buildings, thus requiring a holistic, scalable semantic approach that factors in dynamic data at different levels. The paper reviews the multi-faceted applications of BIM during the construction stage and highlights limits and requirements, paving the way to the concept of a Construction Digital Twin. A definition of such a concept is then given, described in terms of underpinning research themes, while elaborating on areas for future research.","author":[{"dropping-particle":"","family":"Boje","given":"Calin","non-dropping-particle":"","parse-names":false,"suffix":""},{"dropping-particle":"","family":"Guerriero","given":"Annie","non-dropping-particle":"","parse-names":false,"suffix":""},{"dropping-particle":"","family":"Kubicki","given":"Sylvain","non-dropping-particle":"","parse-names":false,"suffix":""},{"dropping-particle":"","family":"Rezgui","given":"Yacine","non-dropping-particle":"","parse-names":false,"suffix":""}],"container-title":"Automation in Construction","id":"ITEM-1","issued":{"date-parts":[["2020"]]},"title":"Towards a semantic Construction Digital Twin: Directions for future research","type":"article"},"uris":["http://www.mendeley.com/documents/?uuid=58ee3bdb-d3da-4114-9603-ab957d2816ab"]}],"mendeley":{"formattedCitation":"(Boje et al., 2020)","plainTextFormattedCitation":"(Boje et al., 2020)","previouslyFormattedCitation":"(Boje et al., 2020)"},"properties":{"noteIndex":0},"schema":"https://github.com/citation-style-language/schema/raw/master/csl-citation.json"}</w:instrText>
      </w:r>
      <w:r>
        <w:rPr>
          <w:rFonts w:ascii="Arial" w:eastAsiaTheme="minorEastAsia" w:hAnsi="Arial" w:cs="Arial"/>
          <w:sz w:val="22"/>
          <w:szCs w:val="22"/>
        </w:rPr>
        <w:fldChar w:fldCharType="separate"/>
      </w:r>
      <w:r w:rsidRPr="009F27B7">
        <w:rPr>
          <w:rFonts w:ascii="Arial" w:eastAsiaTheme="minorEastAsia" w:hAnsi="Arial" w:cs="Arial"/>
          <w:noProof/>
          <w:sz w:val="22"/>
          <w:szCs w:val="22"/>
        </w:rPr>
        <w:t>(Boje et al., 2020)</w:t>
      </w:r>
      <w:r>
        <w:rPr>
          <w:rFonts w:ascii="Arial" w:eastAsiaTheme="minorEastAsia" w:hAnsi="Arial" w:cs="Arial"/>
          <w:sz w:val="22"/>
          <w:szCs w:val="22"/>
        </w:rPr>
        <w:fldChar w:fldCharType="end"/>
      </w:r>
      <w:r>
        <w:rPr>
          <w:rFonts w:ascii="Arial" w:eastAsiaTheme="minorEastAsia" w:hAnsi="Arial" w:cs="Arial"/>
          <w:sz w:val="22"/>
          <w:szCs w:val="22"/>
        </w:rPr>
        <w:t xml:space="preserve"> , </w:t>
      </w:r>
      <w:r w:rsidR="00F46D5F">
        <w:rPr>
          <w:rFonts w:ascii="Arial" w:eastAsiaTheme="minorEastAsia" w:hAnsi="Arial" w:cs="Arial" w:hint="eastAsia"/>
          <w:sz w:val="22"/>
          <w:szCs w:val="22"/>
        </w:rPr>
        <w:t>Di</w:t>
      </w:r>
      <w:r w:rsidR="001D7179" w:rsidRPr="00F46D5F">
        <w:rPr>
          <w:rFonts w:ascii="Arial" w:hAnsi="Arial" w:cs="Arial"/>
          <w:sz w:val="22"/>
          <w:szCs w:val="22"/>
        </w:rPr>
        <w:t xml:space="preserve">gital </w:t>
      </w:r>
      <w:r w:rsidR="001E3F08">
        <w:rPr>
          <w:rFonts w:ascii="Arial" w:hAnsi="Arial" w:cs="Arial"/>
          <w:sz w:val="22"/>
          <w:szCs w:val="22"/>
        </w:rPr>
        <w:t>T</w:t>
      </w:r>
      <w:r w:rsidR="001D7179" w:rsidRPr="00F46D5F">
        <w:rPr>
          <w:rFonts w:ascii="Arial" w:hAnsi="Arial" w:cs="Arial"/>
          <w:sz w:val="22"/>
          <w:szCs w:val="22"/>
        </w:rPr>
        <w:t xml:space="preserve">win </w:t>
      </w:r>
      <w:r>
        <w:rPr>
          <w:rFonts w:ascii="Arial" w:hAnsi="Arial" w:cs="Arial"/>
          <w:sz w:val="22"/>
          <w:szCs w:val="22"/>
        </w:rPr>
        <w:t xml:space="preserve">should be </w:t>
      </w:r>
      <w:r w:rsidR="001D7179" w:rsidRPr="00F46D5F">
        <w:rPr>
          <w:rFonts w:ascii="Arial" w:hAnsi="Arial" w:cs="Arial"/>
          <w:sz w:val="22"/>
          <w:szCs w:val="22"/>
        </w:rPr>
        <w:t xml:space="preserve">based on </w:t>
      </w:r>
      <w:r>
        <w:rPr>
          <w:rFonts w:ascii="Arial" w:hAnsi="Arial" w:cs="Arial"/>
          <w:sz w:val="22"/>
          <w:szCs w:val="22"/>
        </w:rPr>
        <w:t>a s</w:t>
      </w:r>
      <w:r w:rsidR="001D7179" w:rsidRPr="00F46D5F">
        <w:rPr>
          <w:rFonts w:ascii="Arial" w:hAnsi="Arial" w:cs="Arial"/>
          <w:sz w:val="22"/>
          <w:szCs w:val="22"/>
        </w:rPr>
        <w:t xml:space="preserve">emantic </w:t>
      </w:r>
      <w:r>
        <w:rPr>
          <w:rFonts w:ascii="Arial" w:hAnsi="Arial" w:cs="Arial"/>
          <w:sz w:val="22"/>
          <w:szCs w:val="22"/>
        </w:rPr>
        <w:t>w</w:t>
      </w:r>
      <w:r w:rsidR="001D7179" w:rsidRPr="00F46D5F">
        <w:rPr>
          <w:rFonts w:ascii="Arial" w:hAnsi="Arial" w:cs="Arial"/>
          <w:sz w:val="22"/>
          <w:szCs w:val="22"/>
        </w:rPr>
        <w:t xml:space="preserve">eb </w:t>
      </w:r>
      <w:r>
        <w:rPr>
          <w:rFonts w:ascii="Arial" w:hAnsi="Arial" w:cs="Arial"/>
          <w:sz w:val="22"/>
          <w:szCs w:val="22"/>
        </w:rPr>
        <w:t>approach</w:t>
      </w:r>
      <w:r w:rsidR="001D7179" w:rsidRPr="00F46D5F">
        <w:rPr>
          <w:rFonts w:ascii="Arial" w:hAnsi="Arial" w:cs="Arial"/>
          <w:sz w:val="22"/>
          <w:szCs w:val="22"/>
        </w:rPr>
        <w:t xml:space="preserve"> </w:t>
      </w:r>
      <w:r w:rsidR="00A82384" w:rsidRPr="00F46D5F">
        <w:rPr>
          <w:rFonts w:ascii="Arial" w:hAnsi="Arial" w:cs="Arial"/>
          <w:sz w:val="22"/>
          <w:szCs w:val="22"/>
        </w:rPr>
        <w:t xml:space="preserve">to accelerate digitalization </w:t>
      </w:r>
      <w:r w:rsidR="00A82384">
        <w:rPr>
          <w:rFonts w:ascii="Arial" w:hAnsi="Arial" w:cs="Arial"/>
          <w:sz w:val="22"/>
          <w:szCs w:val="22"/>
        </w:rPr>
        <w:t>by</w:t>
      </w:r>
      <w:r w:rsidR="001D7179" w:rsidRPr="00F46D5F">
        <w:rPr>
          <w:rFonts w:ascii="Arial" w:hAnsi="Arial" w:cs="Arial"/>
          <w:sz w:val="22"/>
          <w:szCs w:val="22"/>
        </w:rPr>
        <w:t xml:space="preserve"> </w:t>
      </w:r>
      <w:r w:rsidR="00A82384">
        <w:rPr>
          <w:rFonts w:ascii="Arial" w:hAnsi="Arial" w:cs="Arial"/>
          <w:sz w:val="22"/>
          <w:szCs w:val="22"/>
        </w:rPr>
        <w:t>narrowing</w:t>
      </w:r>
      <w:r w:rsidR="001D7179" w:rsidRPr="00F46D5F">
        <w:rPr>
          <w:rFonts w:ascii="Arial" w:hAnsi="Arial" w:cs="Arial"/>
          <w:sz w:val="22"/>
          <w:szCs w:val="22"/>
        </w:rPr>
        <w:t xml:space="preserve"> the gap between the physical and </w:t>
      </w:r>
      <w:r w:rsidR="00A82384">
        <w:rPr>
          <w:rFonts w:ascii="Arial" w:hAnsi="Arial" w:cs="Arial"/>
          <w:sz w:val="22"/>
          <w:szCs w:val="22"/>
        </w:rPr>
        <w:t>virtual</w:t>
      </w:r>
      <w:r w:rsidR="001D7179" w:rsidRPr="00F46D5F">
        <w:rPr>
          <w:rFonts w:ascii="Arial" w:hAnsi="Arial" w:cs="Arial"/>
          <w:sz w:val="22"/>
          <w:szCs w:val="22"/>
        </w:rPr>
        <w:t xml:space="preserve"> world. </w:t>
      </w:r>
      <w:r w:rsidR="00A51F5E">
        <w:rPr>
          <w:rFonts w:ascii="Arial" w:hAnsi="Arial" w:cs="Arial"/>
          <w:sz w:val="22"/>
          <w:szCs w:val="22"/>
        </w:rPr>
        <w:t>Semantic web approach is</w:t>
      </w:r>
      <w:r w:rsidR="001D7179" w:rsidRPr="00F46D5F">
        <w:rPr>
          <w:rFonts w:ascii="Arial" w:hAnsi="Arial" w:cs="Arial"/>
          <w:sz w:val="22"/>
          <w:szCs w:val="22"/>
        </w:rPr>
        <w:t xml:space="preserve"> to </w:t>
      </w:r>
      <w:r w:rsidR="00A51F5E">
        <w:rPr>
          <w:rFonts w:ascii="Arial" w:hAnsi="Arial" w:cs="Arial"/>
          <w:sz w:val="22"/>
          <w:szCs w:val="22"/>
        </w:rPr>
        <w:t xml:space="preserve">enable </w:t>
      </w:r>
      <w:r w:rsidR="001D7179" w:rsidRPr="00F46D5F">
        <w:rPr>
          <w:rFonts w:ascii="Arial" w:hAnsi="Arial" w:cs="Arial"/>
          <w:sz w:val="22"/>
          <w:szCs w:val="22"/>
        </w:rPr>
        <w:t xml:space="preserve">IT systems to process information </w:t>
      </w:r>
      <w:r w:rsidR="00F46D5F">
        <w:rPr>
          <w:rFonts w:ascii="Arial" w:hAnsi="Arial" w:cs="Arial"/>
          <w:sz w:val="22"/>
          <w:szCs w:val="22"/>
        </w:rPr>
        <w:t xml:space="preserve">by connecting </w:t>
      </w:r>
      <w:r w:rsidR="001D7179" w:rsidRPr="00F46D5F">
        <w:rPr>
          <w:rFonts w:ascii="Arial" w:hAnsi="Arial" w:cs="Arial"/>
          <w:sz w:val="22"/>
          <w:szCs w:val="22"/>
        </w:rPr>
        <w:t xml:space="preserve">web sites and data resources </w:t>
      </w:r>
      <w:r w:rsidR="00F46D5F">
        <w:rPr>
          <w:rFonts w:ascii="Arial" w:hAnsi="Arial" w:cs="Arial"/>
          <w:sz w:val="22"/>
          <w:szCs w:val="22"/>
        </w:rPr>
        <w:t>such as IoT devices</w:t>
      </w:r>
      <w:r w:rsidR="008A0754">
        <w:rPr>
          <w:rFonts w:ascii="Arial" w:hAnsi="Arial" w:cs="Arial"/>
          <w:sz w:val="22"/>
          <w:szCs w:val="22"/>
        </w:rPr>
        <w:t xml:space="preserve"> so that the </w:t>
      </w:r>
      <w:r w:rsidR="001D7179" w:rsidRPr="00F46D5F">
        <w:rPr>
          <w:rFonts w:ascii="Arial" w:hAnsi="Arial" w:cs="Arial"/>
          <w:sz w:val="22"/>
          <w:szCs w:val="22"/>
        </w:rPr>
        <w:t>relationships and dependencies between pieces of data </w:t>
      </w:r>
      <w:r w:rsidR="008A0754">
        <w:rPr>
          <w:rFonts w:ascii="Arial" w:hAnsi="Arial" w:cs="Arial"/>
          <w:sz w:val="22"/>
          <w:szCs w:val="22"/>
        </w:rPr>
        <w:t xml:space="preserve">can be recognised </w:t>
      </w:r>
      <w:r w:rsidR="001D7179" w:rsidRPr="00F46D5F">
        <w:rPr>
          <w:rFonts w:ascii="Arial" w:hAnsi="Arial" w:cs="Arial"/>
          <w:sz w:val="22"/>
          <w:szCs w:val="22"/>
        </w:rPr>
        <w:fldChar w:fldCharType="begin" w:fldLock="1"/>
      </w:r>
      <w:r>
        <w:rPr>
          <w:rFonts w:ascii="Arial" w:hAnsi="Arial" w:cs="Arial"/>
          <w:sz w:val="22"/>
          <w:szCs w:val="22"/>
        </w:rPr>
        <w:instrText>ADDIN CSL_CITATION {"citationItems":[{"id":"ITEM-1","itemData":{"author":[{"dropping-particle":"","family":"Keil","given":"Sophia","non-dropping-particle":"","parse-names":false,"suffix":""},{"dropping-particle":"","family":"Lasch","given":"Rainer","non-dropping-particle":"","parse-names":false,"suffix":""},{"dropping-particle":"","family":"Lindner","given":"Fabian","non-dropping-particle":"","parse-names":false,"suffix":""},{"dropping-particle":"","family":"Lohmer","given":"Jacob","non-dropping-particle":"","parse-names":false,"suffix":""}],"id":"ITEM-1","issued":{"date-parts":[["2019"]]},"title":"A Holistic Digital Twin Based on Semantic Web Technologies to Accelerate Digitalization","type":"article-journal"},"uris":["http://www.mendeley.com/documents/?uuid=94c5a039-a99f-4948-9be6-e7d492972ed8"]}],"mendeley":{"formattedCitation":"(Keil et al., 2019)","plainTextFormattedCitation":"(Keil et al., 2019)","previouslyFormattedCitation":"(Keil et al., 2019)"},"properties":{"noteIndex":0},"schema":"https://github.com/citation-style-language/schema/raw/master/csl-citation.json"}</w:instrText>
      </w:r>
      <w:r w:rsidR="001D7179" w:rsidRPr="00F46D5F">
        <w:rPr>
          <w:rFonts w:ascii="Arial" w:hAnsi="Arial" w:cs="Arial"/>
          <w:sz w:val="22"/>
          <w:szCs w:val="22"/>
        </w:rPr>
        <w:fldChar w:fldCharType="separate"/>
      </w:r>
      <w:r w:rsidR="001D7179" w:rsidRPr="00F46D5F">
        <w:rPr>
          <w:rFonts w:ascii="Arial" w:hAnsi="Arial" w:cs="Arial"/>
          <w:noProof/>
          <w:sz w:val="22"/>
          <w:szCs w:val="22"/>
        </w:rPr>
        <w:t>(Keil et al., 2019)</w:t>
      </w:r>
      <w:r w:rsidR="001D7179" w:rsidRPr="00F46D5F">
        <w:rPr>
          <w:rFonts w:ascii="Arial" w:hAnsi="Arial" w:cs="Arial"/>
          <w:sz w:val="22"/>
          <w:szCs w:val="22"/>
        </w:rPr>
        <w:fldChar w:fldCharType="end"/>
      </w:r>
      <w:r w:rsidR="001D7179" w:rsidRPr="00F46D5F">
        <w:rPr>
          <w:rFonts w:ascii="Arial" w:hAnsi="Arial" w:cs="Arial"/>
          <w:sz w:val="22"/>
          <w:szCs w:val="22"/>
        </w:rPr>
        <w:t>.</w:t>
      </w:r>
      <w:r w:rsidR="00F46D5F">
        <w:rPr>
          <w:rFonts w:ascii="Arial" w:hAnsi="Arial" w:cs="Arial"/>
          <w:sz w:val="22"/>
          <w:szCs w:val="22"/>
        </w:rPr>
        <w:t xml:space="preserve"> </w:t>
      </w:r>
      <w:r w:rsidR="00F46D5F" w:rsidRPr="00F46D5F">
        <w:rPr>
          <w:rFonts w:ascii="Arial" w:hAnsi="Arial" w:cs="Arial"/>
          <w:sz w:val="22"/>
          <w:szCs w:val="22"/>
        </w:rPr>
        <w:t>As a result, a web</w:t>
      </w:r>
      <w:r w:rsidR="00BB3C8C">
        <w:rPr>
          <w:rFonts w:ascii="Arial" w:hAnsi="Arial" w:cs="Arial"/>
          <w:sz w:val="22"/>
          <w:szCs w:val="22"/>
        </w:rPr>
        <w:t xml:space="preserve"> </w:t>
      </w:r>
      <w:r w:rsidR="00F46D5F" w:rsidRPr="00F46D5F">
        <w:rPr>
          <w:rFonts w:ascii="Arial" w:hAnsi="Arial" w:cs="Arial"/>
          <w:sz w:val="22"/>
          <w:szCs w:val="22"/>
        </w:rPr>
        <w:t xml:space="preserve">site </w:t>
      </w:r>
      <w:r w:rsidR="00BB3C8C">
        <w:rPr>
          <w:rFonts w:ascii="Arial" w:hAnsi="Arial" w:cs="Arial"/>
          <w:sz w:val="22"/>
          <w:szCs w:val="22"/>
        </w:rPr>
        <w:t>approach</w:t>
      </w:r>
      <w:r w:rsidR="00CC777E">
        <w:rPr>
          <w:rFonts w:ascii="Arial" w:hAnsi="Arial" w:cs="Arial"/>
          <w:sz w:val="22"/>
          <w:szCs w:val="22"/>
        </w:rPr>
        <w:t xml:space="preserve"> </w:t>
      </w:r>
      <w:r w:rsidR="00F46D5F" w:rsidRPr="00F46D5F">
        <w:rPr>
          <w:rFonts w:ascii="Arial" w:hAnsi="Arial" w:cs="Arial"/>
          <w:sz w:val="22"/>
          <w:szCs w:val="22"/>
        </w:rPr>
        <w:t>to</w:t>
      </w:r>
      <w:r>
        <w:rPr>
          <w:rFonts w:ascii="Arial" w:hAnsi="Arial" w:cs="Arial"/>
          <w:sz w:val="22"/>
          <w:szCs w:val="22"/>
        </w:rPr>
        <w:t xml:space="preserve"> link </w:t>
      </w:r>
      <w:r w:rsidR="00F46D5F" w:rsidRPr="00F46D5F">
        <w:rPr>
          <w:rFonts w:ascii="Arial" w:hAnsi="Arial" w:cs="Arial"/>
          <w:sz w:val="22"/>
          <w:szCs w:val="22"/>
        </w:rPr>
        <w:t xml:space="preserve">the digital model </w:t>
      </w:r>
      <w:r>
        <w:rPr>
          <w:rFonts w:ascii="Arial" w:hAnsi="Arial" w:cs="Arial"/>
          <w:sz w:val="22"/>
          <w:szCs w:val="22"/>
        </w:rPr>
        <w:t>data</w:t>
      </w:r>
      <w:r w:rsidR="00F46D5F" w:rsidRPr="00F46D5F">
        <w:rPr>
          <w:rFonts w:ascii="Arial" w:hAnsi="Arial" w:cs="Arial"/>
          <w:sz w:val="22"/>
          <w:szCs w:val="22"/>
        </w:rPr>
        <w:t xml:space="preserve"> and the data from IoT device will be investigated.</w:t>
      </w:r>
    </w:p>
    <w:p w14:paraId="7A1981FD" w14:textId="4AA71F15" w:rsidR="008A5CDA" w:rsidRDefault="008A5CDA" w:rsidP="008A5CDA">
      <w:pPr>
        <w:pStyle w:val="Heading1"/>
        <w:numPr>
          <w:ilvl w:val="2"/>
          <w:numId w:val="2"/>
        </w:numPr>
        <w:ind w:left="504"/>
        <w:rPr>
          <w:rFonts w:ascii="Arial" w:hAnsi="Arial" w:cs="Arial"/>
          <w:sz w:val="22"/>
          <w:szCs w:val="22"/>
        </w:rPr>
      </w:pPr>
      <w:r>
        <w:rPr>
          <w:rFonts w:ascii="Arial" w:hAnsi="Arial" w:cs="Arial"/>
          <w:sz w:val="22"/>
          <w:szCs w:val="22"/>
        </w:rPr>
        <w:t>O</w:t>
      </w:r>
      <w:r w:rsidR="00305FC0">
        <w:rPr>
          <w:rFonts w:ascii="Arial" w:hAnsi="Arial" w:cs="Arial"/>
          <w:sz w:val="22"/>
          <w:szCs w:val="22"/>
        </w:rPr>
        <w:t xml:space="preserve">pen </w:t>
      </w:r>
      <w:r w:rsidR="00760265">
        <w:rPr>
          <w:rFonts w:ascii="Arial" w:hAnsi="Arial" w:cs="Arial"/>
          <w:sz w:val="22"/>
          <w:szCs w:val="22"/>
        </w:rPr>
        <w:t>API</w:t>
      </w:r>
    </w:p>
    <w:p w14:paraId="094BFED2" w14:textId="07364D0F" w:rsidR="00930B35" w:rsidRPr="00760265" w:rsidRDefault="002C26EF" w:rsidP="00760C6F">
      <w:pPr>
        <w:pStyle w:val="NormalWeb"/>
        <w:shd w:val="clear" w:color="auto" w:fill="FFFFFF"/>
        <w:spacing w:before="300" w:beforeAutospacing="0" w:after="0" w:afterAutospacing="0"/>
        <w:jc w:val="both"/>
        <w:rPr>
          <w:rFonts w:ascii="Arial" w:hAnsi="Arial" w:cs="Arial"/>
          <w:sz w:val="22"/>
          <w:szCs w:val="22"/>
        </w:rPr>
      </w:pPr>
      <w:r>
        <w:rPr>
          <w:rFonts w:ascii="Arial" w:hAnsi="Arial" w:cs="Arial"/>
          <w:sz w:val="22"/>
          <w:szCs w:val="22"/>
          <w:lang w:val="en-US"/>
        </w:rPr>
        <w:t>Under the context of</w:t>
      </w:r>
      <w:r w:rsidR="00902890">
        <w:rPr>
          <w:rFonts w:ascii="Arial" w:hAnsi="Arial" w:cs="Arial"/>
          <w:sz w:val="22"/>
          <w:szCs w:val="22"/>
          <w:lang w:val="en-US"/>
        </w:rPr>
        <w:t xml:space="preserve"> smart city, t</w:t>
      </w:r>
      <w:r w:rsidR="00902890" w:rsidRPr="00902890">
        <w:rPr>
          <w:rFonts w:ascii="Arial" w:hAnsi="Arial" w:cs="Arial"/>
          <w:sz w:val="22"/>
          <w:szCs w:val="22"/>
          <w:lang w:val="en-US"/>
        </w:rPr>
        <w:t xml:space="preserve">he availability of information </w:t>
      </w:r>
      <w:r w:rsidR="00902890">
        <w:rPr>
          <w:rFonts w:ascii="Arial" w:hAnsi="Arial" w:cs="Arial"/>
          <w:sz w:val="22"/>
          <w:szCs w:val="22"/>
          <w:lang w:val="en-US"/>
        </w:rPr>
        <w:t xml:space="preserve">can create </w:t>
      </w:r>
      <w:r w:rsidR="00902890" w:rsidRPr="00902890">
        <w:rPr>
          <w:rFonts w:ascii="Arial" w:hAnsi="Arial" w:cs="Arial"/>
          <w:sz w:val="22"/>
          <w:szCs w:val="22"/>
          <w:lang w:val="en-US"/>
        </w:rPr>
        <w:t xml:space="preserve">opportunities to </w:t>
      </w:r>
      <w:r w:rsidR="00902890">
        <w:rPr>
          <w:rFonts w:ascii="Arial" w:hAnsi="Arial" w:cs="Arial"/>
          <w:sz w:val="22"/>
          <w:szCs w:val="22"/>
          <w:lang w:val="en-US"/>
        </w:rPr>
        <w:t xml:space="preserve">get insight from </w:t>
      </w:r>
      <w:r w:rsidR="00902890" w:rsidRPr="00902890">
        <w:rPr>
          <w:rFonts w:ascii="Arial" w:hAnsi="Arial" w:cs="Arial"/>
          <w:sz w:val="22"/>
          <w:szCs w:val="22"/>
          <w:lang w:val="en-US"/>
        </w:rPr>
        <w:t xml:space="preserve">the city's </w:t>
      </w:r>
      <w:r w:rsidR="00902890">
        <w:rPr>
          <w:rFonts w:ascii="Arial" w:hAnsi="Arial" w:cs="Arial"/>
          <w:sz w:val="22"/>
          <w:szCs w:val="22"/>
          <w:lang w:val="en-US"/>
        </w:rPr>
        <w:t>activities</w:t>
      </w:r>
      <w:r w:rsidR="00902890" w:rsidRPr="00902890">
        <w:rPr>
          <w:rFonts w:ascii="Arial" w:hAnsi="Arial" w:cs="Arial"/>
          <w:sz w:val="22"/>
          <w:szCs w:val="22"/>
          <w:lang w:val="en-US"/>
        </w:rPr>
        <w:t xml:space="preserve"> through modeling and analysis of data from different domains</w:t>
      </w:r>
      <w:r w:rsidR="00902890">
        <w:rPr>
          <w:rFonts w:ascii="Arial" w:hAnsi="Arial" w:cs="Arial"/>
          <w:sz w:val="22"/>
          <w:szCs w:val="22"/>
          <w:lang w:val="en-US"/>
        </w:rPr>
        <w:t xml:space="preserve"> </w:t>
      </w:r>
      <w:r w:rsidR="00902890">
        <w:rPr>
          <w:rFonts w:ascii="Arial" w:hAnsi="Arial" w:cs="Arial"/>
          <w:sz w:val="22"/>
          <w:szCs w:val="22"/>
          <w:lang w:val="en-US"/>
        </w:rPr>
        <w:fldChar w:fldCharType="begin" w:fldLock="1"/>
      </w:r>
      <w:r w:rsidR="00222DAB">
        <w:rPr>
          <w:rFonts w:ascii="Arial" w:hAnsi="Arial" w:cs="Arial"/>
          <w:sz w:val="22"/>
          <w:szCs w:val="22"/>
          <w:lang w:val="en-US"/>
        </w:rPr>
        <w:instrText>ADDIN CSL_CITATION {"citationItems":[{"id":"ITEM-1","itemData":{"abstract":"This paper describes the results of a systematic review that aimed to verify the state of the art in the use of smart and open data for smart cities solutions, besides identifying the different perspectives and approaches adopted in its implementation. An initial screening of 472 papers was carried out, which underwent a selection of criteria aiming to identify the papers that deal with the use of open data and smart data in any domain of smart cities or that carry out a more theoretical evaluation of the subject matter. As a result of the research it was possible to verify that smart data solutions cover a variety of technologies such as linked data, semantic and IoT principles and big data, whose abilities involve to structure and analyze data from different sources. Open data solutions are also applied by managers and researchers with the aim of developing their own vocabularies and integrating data from different domains and sources to generate useful information.","author":[{"dropping-particle":"","family":"Belizario","given":"Mateus Guimarães","non-dropping-particle":"","parse-names":false,"suffix":""},{"dropping-particle":"","family":"Berardi","given":"Rita Cristina Galarraga","non-dropping-particle":"","parse-names":false,"suffix":""}],"container-title":"25th Americas Conference on Information Systems (AMCIS 2019)","id":"ITEM-1","issued":{"date-parts":[["2019"]]},"title":"Use of Smart and Open Data in Smart Cities","type":"article"},"uris":["http://www.mendeley.com/documents/?uuid=cd2321b2-9fc9-438d-84a6-89104f6899a7"]}],"mendeley":{"formattedCitation":"(Belizario &amp; Berardi, 2019)","plainTextFormattedCitation":"(Belizario &amp; Berardi, 2019)","previouslyFormattedCitation":"(Belizario &amp; Berardi, 2019)"},"properties":{"noteIndex":0},"schema":"https://github.com/citation-style-language/schema/raw/master/csl-citation.json"}</w:instrText>
      </w:r>
      <w:r w:rsidR="00902890">
        <w:rPr>
          <w:rFonts w:ascii="Arial" w:hAnsi="Arial" w:cs="Arial"/>
          <w:sz w:val="22"/>
          <w:szCs w:val="22"/>
          <w:lang w:val="en-US"/>
        </w:rPr>
        <w:fldChar w:fldCharType="separate"/>
      </w:r>
      <w:r w:rsidR="00902890" w:rsidRPr="00902890">
        <w:rPr>
          <w:rFonts w:ascii="Arial" w:hAnsi="Arial" w:cs="Arial"/>
          <w:noProof/>
          <w:sz w:val="22"/>
          <w:szCs w:val="22"/>
          <w:lang w:val="en-US"/>
        </w:rPr>
        <w:t>(Belizario &amp; Berardi, 2019)</w:t>
      </w:r>
      <w:r w:rsidR="00902890">
        <w:rPr>
          <w:rFonts w:ascii="Arial" w:hAnsi="Arial" w:cs="Arial"/>
          <w:sz w:val="22"/>
          <w:szCs w:val="22"/>
          <w:lang w:val="en-US"/>
        </w:rPr>
        <w:fldChar w:fldCharType="end"/>
      </w:r>
      <w:r w:rsidR="00902890" w:rsidRPr="00902890">
        <w:rPr>
          <w:rFonts w:ascii="Arial" w:hAnsi="Arial" w:cs="Arial"/>
          <w:sz w:val="22"/>
          <w:szCs w:val="22"/>
          <w:lang w:val="en-US"/>
        </w:rPr>
        <w:t xml:space="preserve">. </w:t>
      </w:r>
      <w:r w:rsidR="00902890">
        <w:rPr>
          <w:rFonts w:ascii="Arial" w:hAnsi="Arial" w:cs="Arial"/>
          <w:sz w:val="22"/>
          <w:szCs w:val="22"/>
          <w:lang w:val="en-US"/>
        </w:rPr>
        <w:t>This s</w:t>
      </w:r>
      <w:r w:rsidR="00902890" w:rsidRPr="00902890">
        <w:rPr>
          <w:rFonts w:ascii="Arial" w:hAnsi="Arial" w:cs="Arial"/>
          <w:sz w:val="22"/>
          <w:szCs w:val="22"/>
          <w:lang w:val="en-US"/>
        </w:rPr>
        <w:t xml:space="preserve">mart data solution can be used to </w:t>
      </w:r>
      <w:r w:rsidR="00902890">
        <w:rPr>
          <w:rFonts w:ascii="Arial" w:hAnsi="Arial" w:cs="Arial"/>
          <w:sz w:val="22"/>
          <w:szCs w:val="22"/>
          <w:lang w:val="en-US"/>
        </w:rPr>
        <w:t>get insight</w:t>
      </w:r>
      <w:r w:rsidR="00902890" w:rsidRPr="00902890">
        <w:rPr>
          <w:rFonts w:ascii="Arial" w:hAnsi="Arial" w:cs="Arial"/>
          <w:sz w:val="22"/>
          <w:szCs w:val="22"/>
          <w:lang w:val="en-US"/>
        </w:rPr>
        <w:t xml:space="preserve"> and </w:t>
      </w:r>
      <w:r w:rsidR="00902890">
        <w:rPr>
          <w:rFonts w:ascii="Arial" w:hAnsi="Arial" w:cs="Arial"/>
          <w:sz w:val="22"/>
          <w:szCs w:val="22"/>
          <w:lang w:val="en-US"/>
        </w:rPr>
        <w:t xml:space="preserve">able </w:t>
      </w:r>
      <w:r w:rsidR="00902890" w:rsidRPr="00902890">
        <w:rPr>
          <w:rFonts w:ascii="Arial" w:hAnsi="Arial" w:cs="Arial"/>
          <w:sz w:val="22"/>
          <w:szCs w:val="22"/>
          <w:lang w:val="en-US"/>
        </w:rPr>
        <w:t xml:space="preserve">to manage </w:t>
      </w:r>
      <w:r w:rsidR="00902890">
        <w:rPr>
          <w:rFonts w:ascii="Arial" w:hAnsi="Arial" w:cs="Arial"/>
          <w:sz w:val="22"/>
          <w:szCs w:val="22"/>
          <w:lang w:val="en-US"/>
        </w:rPr>
        <w:t>cities</w:t>
      </w:r>
      <w:r w:rsidR="00902890" w:rsidRPr="00902890">
        <w:rPr>
          <w:rFonts w:ascii="Arial" w:hAnsi="Arial" w:cs="Arial"/>
          <w:sz w:val="22"/>
          <w:szCs w:val="22"/>
          <w:lang w:val="en-US"/>
        </w:rPr>
        <w:t xml:space="preserve"> data strategically</w:t>
      </w:r>
      <w:r w:rsidR="00902890">
        <w:rPr>
          <w:rFonts w:ascii="Arial" w:hAnsi="Arial" w:cs="Arial"/>
          <w:sz w:val="22"/>
          <w:szCs w:val="22"/>
          <w:lang w:val="en-US"/>
        </w:rPr>
        <w:t xml:space="preserve"> (ibid). </w:t>
      </w:r>
      <w:r w:rsidR="00902890" w:rsidRPr="00760265">
        <w:rPr>
          <w:rFonts w:ascii="Arial" w:hAnsi="Arial" w:cs="Arial"/>
          <w:sz w:val="22"/>
          <w:szCs w:val="22"/>
          <w:lang w:val="en-US"/>
        </w:rPr>
        <w:t>A</w:t>
      </w:r>
      <w:r w:rsidR="00902890">
        <w:rPr>
          <w:rFonts w:ascii="Arial" w:hAnsi="Arial" w:cs="Arial"/>
          <w:sz w:val="22"/>
          <w:szCs w:val="22"/>
          <w:lang w:val="en-US"/>
        </w:rPr>
        <w:t>s a result</w:t>
      </w:r>
      <w:r w:rsidR="00902890" w:rsidRPr="00760265">
        <w:rPr>
          <w:rFonts w:ascii="Arial" w:hAnsi="Arial" w:cs="Arial"/>
          <w:sz w:val="22"/>
          <w:szCs w:val="22"/>
          <w:lang w:val="en-US"/>
        </w:rPr>
        <w:t>, th</w:t>
      </w:r>
      <w:r w:rsidR="00902890">
        <w:rPr>
          <w:rFonts w:ascii="Arial" w:hAnsi="Arial" w:cs="Arial"/>
          <w:sz w:val="22"/>
          <w:szCs w:val="22"/>
          <w:lang w:val="en-US"/>
        </w:rPr>
        <w:t>e</w:t>
      </w:r>
      <w:r w:rsidR="00902890" w:rsidRPr="00760265">
        <w:rPr>
          <w:rFonts w:ascii="Arial" w:hAnsi="Arial" w:cs="Arial"/>
          <w:sz w:val="22"/>
          <w:szCs w:val="22"/>
          <w:lang w:val="en-US"/>
        </w:rPr>
        <w:t xml:space="preserve"> Control Room should consist of a common data exchange standards and</w:t>
      </w:r>
      <w:r w:rsidR="00902890">
        <w:rPr>
          <w:rFonts w:ascii="Arial" w:hAnsi="Arial" w:cs="Arial"/>
          <w:sz w:val="22"/>
          <w:szCs w:val="22"/>
          <w:lang w:val="en-US"/>
        </w:rPr>
        <w:t xml:space="preserve"> open </w:t>
      </w:r>
      <w:r w:rsidR="00902890" w:rsidRPr="00760265">
        <w:rPr>
          <w:rFonts w:ascii="Arial" w:hAnsi="Arial" w:cs="Arial"/>
          <w:sz w:val="22"/>
          <w:szCs w:val="22"/>
          <w:lang w:val="en-US"/>
        </w:rPr>
        <w:t>Application Program Interfaces (API) for third-party developers to develop external applications</w:t>
      </w:r>
      <w:r w:rsidR="006A2E47">
        <w:rPr>
          <w:rFonts w:ascii="Arial" w:hAnsi="Arial" w:cs="Arial"/>
          <w:sz w:val="22"/>
          <w:szCs w:val="22"/>
          <w:lang w:val="en-US"/>
        </w:rPr>
        <w:t xml:space="preserve"> </w:t>
      </w:r>
      <w:r w:rsidR="006A2E47" w:rsidRPr="00760265">
        <w:rPr>
          <w:rFonts w:ascii="Arial" w:hAnsi="Arial" w:cs="Arial"/>
          <w:sz w:val="22"/>
          <w:szCs w:val="22"/>
          <w:lang w:val="en-US"/>
        </w:rPr>
        <w:fldChar w:fldCharType="begin" w:fldLock="1"/>
      </w:r>
      <w:r w:rsidR="006A2E47" w:rsidRPr="00760265">
        <w:rPr>
          <w:rFonts w:ascii="Arial" w:hAnsi="Arial" w:cs="Arial"/>
          <w:sz w:val="22"/>
          <w:szCs w:val="22"/>
          <w:lang w:val="en-US"/>
        </w:rPr>
        <w:instrText>ADDIN CSL_CITATION {"citationItems":[{"id":"ITEM-1","itemData":{"DOI":"10.1016/j.autcon.2018.05.004","ISSN":"09265805","abstract":"This paper takes a longitudinal view of literature to explain the current period as disruptive technology drives an evolutionary adaptation of the construction industry in a historical socio-technological process. The authors argue the way Internet of Things (IoT) solutions are conceived as singularly focused “point solutions” undermine future opportunities. An evolutionary view is overlooked because extant literature describes technology in a particular epoch. An ecosystem perspective needs to influence IT strategy as an emerging “digital layer” transcends a smart city and continues to function long after a traditional construction project completes. We describe innovation as a succession of transformational waves in an evolutionary process that is currently manifesting as “Industry 4.0” and changing expectations for the construction industry. The paper concludes by listing emerging trends and warns existing UK construction companies must understand the transformational process they are in and learn how to adapt with a stronger drive for R&amp;D.","author":[{"dropping-particle":"","family":"Woodhead","given":"Roy","non-dropping-particle":"","parse-names":false,"suffix":""},{"dropping-particle":"","family":"Stephenson","given":"Paul","non-dropping-particle":"","parse-names":false,"suffix":""},{"dropping-particle":"","family":"Morrey","given":"Denise","non-dropping-particle":"","parse-names":false,"suffix":""}],"container-title":"Automation in Construction","id":"ITEM-1","issued":{"date-parts":[["2018"]]},"title":"Digital construction: From point solutions to IoT ecosystem","type":"article-journal"},"uris":["http://www.mendeley.com/documents/?uuid=5d1215b0-9298-4cbd-ae5d-f0dee8cfce94"]}],"mendeley":{"formattedCitation":"(Woodhead et al., 2018)","plainTextFormattedCitation":"(Woodhead et al., 2018)","previouslyFormattedCitation":"(Woodhead et al., 2018)"},"properties":{"noteIndex":0},"schema":"https://github.com/citation-style-language/schema/raw/master/csl-citation.json"}</w:instrText>
      </w:r>
      <w:r w:rsidR="006A2E47" w:rsidRPr="00760265">
        <w:rPr>
          <w:rFonts w:ascii="Arial" w:hAnsi="Arial" w:cs="Arial"/>
          <w:sz w:val="22"/>
          <w:szCs w:val="22"/>
          <w:lang w:val="en-US"/>
        </w:rPr>
        <w:fldChar w:fldCharType="separate"/>
      </w:r>
      <w:r w:rsidR="006A2E47" w:rsidRPr="00760265">
        <w:rPr>
          <w:rFonts w:ascii="Arial" w:hAnsi="Arial" w:cs="Arial"/>
          <w:noProof/>
          <w:sz w:val="22"/>
          <w:szCs w:val="22"/>
          <w:lang w:val="en-US"/>
        </w:rPr>
        <w:t>(Woodhead et al., 2018)</w:t>
      </w:r>
      <w:r w:rsidR="006A2E47" w:rsidRPr="00760265">
        <w:rPr>
          <w:rFonts w:ascii="Arial" w:hAnsi="Arial" w:cs="Arial"/>
          <w:sz w:val="22"/>
          <w:szCs w:val="22"/>
          <w:lang w:val="en-US"/>
        </w:rPr>
        <w:fldChar w:fldCharType="end"/>
      </w:r>
      <w:r w:rsidR="006A2E47">
        <w:rPr>
          <w:rFonts w:ascii="Arial" w:hAnsi="Arial" w:cs="Arial"/>
          <w:sz w:val="22"/>
          <w:szCs w:val="22"/>
          <w:lang w:val="en-US"/>
        </w:rPr>
        <w:t>.</w:t>
      </w:r>
      <w:r w:rsidR="00902890" w:rsidRPr="00760265">
        <w:rPr>
          <w:rFonts w:ascii="Arial" w:hAnsi="Arial" w:cs="Arial"/>
          <w:sz w:val="22"/>
          <w:szCs w:val="22"/>
          <w:lang w:val="en-US"/>
        </w:rPr>
        <w:t xml:space="preserve"> </w:t>
      </w:r>
      <w:r w:rsidR="006A2E47">
        <w:rPr>
          <w:rFonts w:ascii="Arial" w:hAnsi="Arial" w:cs="Arial"/>
          <w:sz w:val="22"/>
          <w:szCs w:val="22"/>
          <w:lang w:val="en-US"/>
        </w:rPr>
        <w:t>It makes</w:t>
      </w:r>
      <w:r w:rsidR="00902890" w:rsidRPr="00760265">
        <w:rPr>
          <w:rFonts w:ascii="Arial" w:hAnsi="Arial" w:cs="Arial"/>
          <w:sz w:val="22"/>
          <w:szCs w:val="22"/>
          <w:lang w:val="en-US"/>
        </w:rPr>
        <w:t xml:space="preserve"> m</w:t>
      </w:r>
      <w:r w:rsidR="00902890">
        <w:rPr>
          <w:rFonts w:ascii="Arial" w:hAnsi="Arial" w:cs="Arial"/>
          <w:sz w:val="22"/>
          <w:szCs w:val="22"/>
          <w:lang w:val="en-US"/>
        </w:rPr>
        <w:t>ore</w:t>
      </w:r>
      <w:r w:rsidR="00902890" w:rsidRPr="00760265">
        <w:rPr>
          <w:rFonts w:ascii="Arial" w:hAnsi="Arial" w:cs="Arial"/>
          <w:sz w:val="22"/>
          <w:szCs w:val="22"/>
          <w:lang w:val="en-US"/>
        </w:rPr>
        <w:t xml:space="preserve"> </w:t>
      </w:r>
      <w:r w:rsidR="00270A6E">
        <w:rPr>
          <w:rFonts w:ascii="Arial" w:hAnsi="Arial" w:cs="Arial"/>
          <w:sz w:val="22"/>
          <w:szCs w:val="22"/>
          <w:lang w:val="en-US"/>
        </w:rPr>
        <w:t xml:space="preserve">similar </w:t>
      </w:r>
      <w:r w:rsidR="00902890" w:rsidRPr="00760265">
        <w:rPr>
          <w:rFonts w:ascii="Arial" w:hAnsi="Arial" w:cs="Arial"/>
          <w:sz w:val="22"/>
          <w:szCs w:val="22"/>
          <w:lang w:val="en-US"/>
        </w:rPr>
        <w:t>solution</w:t>
      </w:r>
      <w:r w:rsidR="00902890">
        <w:rPr>
          <w:rFonts w:ascii="Arial" w:hAnsi="Arial" w:cs="Arial"/>
          <w:sz w:val="22"/>
          <w:szCs w:val="22"/>
          <w:lang w:val="en-US"/>
        </w:rPr>
        <w:t>s</w:t>
      </w:r>
      <w:r w:rsidR="00902890" w:rsidRPr="00760265">
        <w:rPr>
          <w:rFonts w:ascii="Arial" w:hAnsi="Arial" w:cs="Arial"/>
          <w:sz w:val="22"/>
          <w:szCs w:val="22"/>
          <w:lang w:val="en-US"/>
        </w:rPr>
        <w:t xml:space="preserve"> can be </w:t>
      </w:r>
      <w:r w:rsidR="00902890">
        <w:rPr>
          <w:rFonts w:ascii="Arial" w:hAnsi="Arial" w:cs="Arial"/>
          <w:sz w:val="22"/>
          <w:szCs w:val="22"/>
          <w:lang w:val="en-US"/>
        </w:rPr>
        <w:t xml:space="preserve">developed and </w:t>
      </w:r>
      <w:r w:rsidR="00902890" w:rsidRPr="00760265">
        <w:rPr>
          <w:rFonts w:ascii="Arial" w:hAnsi="Arial" w:cs="Arial"/>
          <w:sz w:val="22"/>
          <w:szCs w:val="22"/>
          <w:lang w:val="en-US"/>
        </w:rPr>
        <w:t xml:space="preserve">connected together to </w:t>
      </w:r>
      <w:r w:rsidR="00902890">
        <w:rPr>
          <w:rFonts w:ascii="Arial" w:hAnsi="Arial" w:cs="Arial"/>
          <w:sz w:val="22"/>
          <w:szCs w:val="22"/>
          <w:lang w:val="en-US"/>
        </w:rPr>
        <w:t>improve the functionally of the entire control room system</w:t>
      </w:r>
      <w:r w:rsidR="00902890" w:rsidRPr="00760265">
        <w:rPr>
          <w:rFonts w:ascii="Arial" w:hAnsi="Arial" w:cs="Arial"/>
          <w:sz w:val="22"/>
          <w:szCs w:val="22"/>
          <w:lang w:val="en-US"/>
        </w:rPr>
        <w:t xml:space="preserve"> </w:t>
      </w:r>
      <w:r w:rsidR="00902890">
        <w:rPr>
          <w:rFonts w:ascii="Arial" w:hAnsi="Arial" w:cs="Arial"/>
          <w:sz w:val="22"/>
          <w:szCs w:val="22"/>
          <w:lang w:val="en-US"/>
        </w:rPr>
        <w:t>and make good use of the data</w:t>
      </w:r>
      <w:r w:rsidR="00270A6E">
        <w:rPr>
          <w:rFonts w:ascii="Arial" w:hAnsi="Arial" w:cs="Arial"/>
          <w:sz w:val="22"/>
          <w:szCs w:val="22"/>
          <w:lang w:val="en-US"/>
        </w:rPr>
        <w:t>.</w:t>
      </w:r>
      <w:r w:rsidR="00930B35" w:rsidRPr="00760265">
        <w:rPr>
          <w:rFonts w:ascii="Arial" w:hAnsi="Arial" w:cs="Arial"/>
          <w:sz w:val="22"/>
          <w:szCs w:val="22"/>
        </w:rPr>
        <w:br w:type="page"/>
      </w:r>
    </w:p>
    <w:p w14:paraId="265CB8BD" w14:textId="2E71B9B5" w:rsidR="00930DED" w:rsidRPr="00B0586D" w:rsidRDefault="00F7144A" w:rsidP="00794F72">
      <w:pPr>
        <w:pStyle w:val="Heading1"/>
        <w:numPr>
          <w:ilvl w:val="0"/>
          <w:numId w:val="2"/>
        </w:numPr>
        <w:rPr>
          <w:rFonts w:ascii="Arial" w:hAnsi="Arial" w:cs="Arial"/>
        </w:rPr>
      </w:pPr>
      <w:r w:rsidRPr="00B0586D">
        <w:rPr>
          <w:rFonts w:ascii="Arial" w:hAnsi="Arial" w:cs="Arial"/>
        </w:rPr>
        <w:lastRenderedPageBreak/>
        <w:t>Methodology</w:t>
      </w:r>
    </w:p>
    <w:p w14:paraId="5BEE180A" w14:textId="2D604503" w:rsidR="00104803" w:rsidRPr="00B0586D" w:rsidRDefault="00104803" w:rsidP="00B0586D">
      <w:pPr>
        <w:jc w:val="both"/>
      </w:pPr>
      <w:r>
        <w:rPr>
          <w:rFonts w:ascii="Arial" w:hAnsi="Arial" w:cs="Arial"/>
        </w:rPr>
        <w:t xml:space="preserve">Multiple </w:t>
      </w:r>
      <w:r w:rsidRPr="00930DED">
        <w:rPr>
          <w:rFonts w:ascii="Arial" w:hAnsi="Arial" w:cs="Arial"/>
        </w:rPr>
        <w:t>s</w:t>
      </w:r>
      <w:r>
        <w:rPr>
          <w:rFonts w:ascii="Arial" w:hAnsi="Arial" w:cs="Arial"/>
        </w:rPr>
        <w:t>ervices</w:t>
      </w:r>
      <w:r w:rsidRPr="00930DED">
        <w:rPr>
          <w:rFonts w:ascii="Arial" w:hAnsi="Arial" w:cs="Arial"/>
        </w:rPr>
        <w:t xml:space="preserve"> and software available on the market to build the prototype of a Control Room system. The functionality and visualisation techniques of them will be evaluated to investigate what functionality of a control room should be provided and how it can be improved</w:t>
      </w:r>
      <w:r w:rsidR="00666B6E">
        <w:rPr>
          <w:rFonts w:ascii="Arial" w:hAnsi="Arial" w:cs="Arial"/>
        </w:rPr>
        <w:t>.</w:t>
      </w:r>
    </w:p>
    <w:p w14:paraId="37E2E12E" w14:textId="34D25B2C" w:rsidR="00064821" w:rsidRPr="009A5C17" w:rsidRDefault="00886956" w:rsidP="009A5C17">
      <w:pPr>
        <w:pStyle w:val="Heading1"/>
        <w:numPr>
          <w:ilvl w:val="1"/>
          <w:numId w:val="2"/>
        </w:numPr>
        <w:ind w:left="432"/>
        <w:rPr>
          <w:rFonts w:ascii="Arial" w:hAnsi="Arial" w:cs="Arial"/>
          <w:sz w:val="22"/>
          <w:szCs w:val="22"/>
        </w:rPr>
      </w:pPr>
      <w:r>
        <w:rPr>
          <w:rFonts w:ascii="Arial" w:hAnsi="Arial" w:cs="Arial"/>
          <w:sz w:val="22"/>
          <w:szCs w:val="22"/>
        </w:rPr>
        <w:t>F</w:t>
      </w:r>
      <w:r w:rsidR="002E16B6" w:rsidRPr="009A5C17">
        <w:rPr>
          <w:rFonts w:ascii="Arial" w:hAnsi="Arial" w:cs="Arial"/>
          <w:sz w:val="22"/>
          <w:szCs w:val="22"/>
        </w:rPr>
        <w:t>ramework</w:t>
      </w:r>
      <w:r w:rsidR="00064821" w:rsidRPr="009A5C17">
        <w:rPr>
          <w:rFonts w:ascii="Arial" w:hAnsi="Arial" w:cs="Arial"/>
          <w:sz w:val="22"/>
          <w:szCs w:val="22"/>
        </w:rPr>
        <w:t xml:space="preserve"> of Control Room in Construction</w:t>
      </w:r>
    </w:p>
    <w:p w14:paraId="4B797EAF" w14:textId="0E02EAD6" w:rsidR="00E16A75" w:rsidRPr="00CF10C0" w:rsidRDefault="00701902" w:rsidP="00E16A75">
      <w:pPr>
        <w:jc w:val="both"/>
        <w:rPr>
          <w:lang w:val="en-US"/>
        </w:rPr>
      </w:pPr>
      <w:r>
        <w:rPr>
          <w:rFonts w:ascii="Arial" w:hAnsi="Arial" w:cs="Arial"/>
        </w:rPr>
        <w:t>The hierarchy of the framework</w:t>
      </w:r>
      <w:r w:rsidR="002807DD">
        <w:rPr>
          <w:rFonts w:ascii="Arial" w:hAnsi="Arial" w:cs="Arial"/>
        </w:rPr>
        <w:t xml:space="preserve"> for the Control Room composed of 3 layers which </w:t>
      </w:r>
      <w:r>
        <w:rPr>
          <w:rFonts w:ascii="Arial" w:hAnsi="Arial" w:cs="Arial"/>
        </w:rPr>
        <w:t xml:space="preserve">are </w:t>
      </w:r>
      <w:r w:rsidR="00D44916">
        <w:rPr>
          <w:rFonts w:ascii="Arial" w:hAnsi="Arial" w:cs="Arial"/>
        </w:rPr>
        <w:t xml:space="preserve">the </w:t>
      </w:r>
      <w:r w:rsidR="004C4094">
        <w:rPr>
          <w:rFonts w:ascii="Arial" w:hAnsi="Arial" w:cs="Arial"/>
        </w:rPr>
        <w:t>D</w:t>
      </w:r>
      <w:r w:rsidR="00D44916">
        <w:rPr>
          <w:rFonts w:ascii="Arial" w:hAnsi="Arial" w:cs="Arial"/>
        </w:rPr>
        <w:t xml:space="preserve">ata </w:t>
      </w:r>
      <w:r w:rsidR="004C4094">
        <w:rPr>
          <w:rFonts w:ascii="Arial" w:hAnsi="Arial" w:cs="Arial"/>
        </w:rPr>
        <w:t>Layer</w:t>
      </w:r>
      <w:r w:rsidR="00D44916">
        <w:rPr>
          <w:rFonts w:ascii="Arial" w:hAnsi="Arial" w:cs="Arial"/>
        </w:rPr>
        <w:t xml:space="preserve">, </w:t>
      </w:r>
      <w:r w:rsidR="004C4094">
        <w:rPr>
          <w:rFonts w:ascii="Arial" w:hAnsi="Arial" w:cs="Arial"/>
        </w:rPr>
        <w:t>D</w:t>
      </w:r>
      <w:r w:rsidR="00D44916">
        <w:rPr>
          <w:rFonts w:ascii="Arial" w:hAnsi="Arial" w:cs="Arial"/>
        </w:rPr>
        <w:t xml:space="preserve">ata </w:t>
      </w:r>
      <w:r w:rsidR="004C4094">
        <w:rPr>
          <w:rFonts w:ascii="Arial" w:hAnsi="Arial" w:cs="Arial"/>
        </w:rPr>
        <w:t>S</w:t>
      </w:r>
      <w:r w:rsidR="00D44916">
        <w:rPr>
          <w:rFonts w:ascii="Arial" w:hAnsi="Arial" w:cs="Arial"/>
        </w:rPr>
        <w:t xml:space="preserve">ervices and </w:t>
      </w:r>
      <w:r>
        <w:rPr>
          <w:rFonts w:ascii="Arial" w:hAnsi="Arial" w:cs="Arial"/>
        </w:rPr>
        <w:t>A</w:t>
      </w:r>
      <w:r w:rsidR="00D44916">
        <w:rPr>
          <w:rFonts w:ascii="Arial" w:hAnsi="Arial" w:cs="Arial"/>
        </w:rPr>
        <w:t>pplication layer</w:t>
      </w:r>
      <w:r w:rsidR="00FE76BE">
        <w:rPr>
          <w:rFonts w:ascii="Arial" w:hAnsi="Arial" w:cs="Arial"/>
        </w:rPr>
        <w:t>.</w:t>
      </w:r>
      <w:r w:rsidR="00BC0B86">
        <w:rPr>
          <w:rFonts w:ascii="Arial" w:hAnsi="Arial" w:cs="Arial"/>
        </w:rPr>
        <w:t xml:space="preserve"> </w:t>
      </w:r>
      <w:r w:rsidR="00FE76BE">
        <w:rPr>
          <w:rFonts w:ascii="Arial" w:hAnsi="Arial" w:cs="Arial"/>
        </w:rPr>
        <w:t>The</w:t>
      </w:r>
      <w:r w:rsidR="00BC0B86">
        <w:rPr>
          <w:rFonts w:ascii="Arial" w:hAnsi="Arial" w:cs="Arial"/>
        </w:rPr>
        <w:t xml:space="preserve"> </w:t>
      </w:r>
      <w:r w:rsidR="00397DBE">
        <w:rPr>
          <w:rFonts w:ascii="Arial" w:hAnsi="Arial" w:cs="Arial"/>
        </w:rPr>
        <w:t xml:space="preserve">entire </w:t>
      </w:r>
      <w:r w:rsidR="00BC0B86">
        <w:rPr>
          <w:rFonts w:ascii="Arial" w:hAnsi="Arial" w:cs="Arial"/>
        </w:rPr>
        <w:t xml:space="preserve">ecosystem </w:t>
      </w:r>
      <w:r w:rsidR="00E16A75">
        <w:rPr>
          <w:rFonts w:ascii="Arial" w:hAnsi="Arial" w:cs="Arial"/>
        </w:rPr>
        <w:t xml:space="preserve">is shown </w:t>
      </w:r>
      <w:r w:rsidR="00BC0B86">
        <w:rPr>
          <w:rFonts w:ascii="Arial" w:hAnsi="Arial" w:cs="Arial"/>
        </w:rPr>
        <w:t>as</w:t>
      </w:r>
      <w:r w:rsidR="00E16A75">
        <w:rPr>
          <w:rFonts w:ascii="Arial" w:hAnsi="Arial" w:cs="Arial"/>
        </w:rPr>
        <w:t xml:space="preserve"> the below figure:</w:t>
      </w:r>
    </w:p>
    <w:p w14:paraId="347B3F73" w14:textId="446A9508" w:rsidR="00383B1D" w:rsidRDefault="008F73F7" w:rsidP="00FB5548">
      <w:pPr>
        <w:jc w:val="center"/>
        <w:rPr>
          <w:rFonts w:ascii="Arial" w:hAnsi="Arial" w:cs="Arial"/>
        </w:rPr>
      </w:pPr>
      <w:r>
        <w:rPr>
          <w:rFonts w:ascii="Arial" w:hAnsi="Arial" w:cs="Arial"/>
          <w:noProof/>
        </w:rPr>
        <w:drawing>
          <wp:inline distT="0" distB="0" distL="0" distR="0" wp14:anchorId="71ACFEDF" wp14:editId="127939E6">
            <wp:extent cx="5877869" cy="3321298"/>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81940" cy="3323598"/>
                    </a:xfrm>
                    <a:prstGeom prst="rect">
                      <a:avLst/>
                    </a:prstGeom>
                    <a:noFill/>
                  </pic:spPr>
                </pic:pic>
              </a:graphicData>
            </a:graphic>
          </wp:inline>
        </w:drawing>
      </w:r>
    </w:p>
    <w:p w14:paraId="07E2AD13" w14:textId="042E86FF" w:rsidR="00F322FC" w:rsidRPr="00F322FC" w:rsidRDefault="00F322FC" w:rsidP="00E46923">
      <w:pPr>
        <w:pStyle w:val="Heading1"/>
        <w:numPr>
          <w:ilvl w:val="2"/>
          <w:numId w:val="2"/>
        </w:numPr>
        <w:ind w:left="504"/>
        <w:jc w:val="both"/>
        <w:rPr>
          <w:rFonts w:ascii="Arial" w:hAnsi="Arial" w:cs="Arial"/>
          <w:sz w:val="22"/>
          <w:szCs w:val="22"/>
        </w:rPr>
      </w:pPr>
      <w:r w:rsidRPr="00F322FC">
        <w:rPr>
          <w:rFonts w:ascii="Arial" w:hAnsi="Arial" w:cs="Arial"/>
          <w:sz w:val="22"/>
          <w:szCs w:val="22"/>
        </w:rPr>
        <w:t>Data Layer</w:t>
      </w:r>
    </w:p>
    <w:p w14:paraId="296D90E1" w14:textId="1D5DDABA" w:rsidR="0029248F" w:rsidRPr="0029248F" w:rsidRDefault="0029248F" w:rsidP="00E46923">
      <w:pPr>
        <w:jc w:val="both"/>
        <w:rPr>
          <w:rFonts w:ascii="Arial" w:hAnsi="Arial" w:cs="Arial"/>
        </w:rPr>
      </w:pPr>
      <w:r w:rsidRPr="0029248F">
        <w:rPr>
          <w:rFonts w:ascii="Arial" w:hAnsi="Arial" w:cs="Arial"/>
        </w:rPr>
        <w:t xml:space="preserve">Each of the component </w:t>
      </w:r>
      <w:r w:rsidR="007D5BC5">
        <w:rPr>
          <w:rFonts w:ascii="Arial" w:hAnsi="Arial" w:cs="Arial"/>
        </w:rPr>
        <w:t xml:space="preserve">(from left to right) </w:t>
      </w:r>
      <w:r w:rsidRPr="0029248F">
        <w:rPr>
          <w:rFonts w:ascii="Arial" w:hAnsi="Arial" w:cs="Arial"/>
        </w:rPr>
        <w:t xml:space="preserve">in the data layer represents an aspect of the construction site to reflect the performance. </w:t>
      </w:r>
    </w:p>
    <w:p w14:paraId="6B5BBF08" w14:textId="18FFF927" w:rsidR="0029248F" w:rsidRPr="00E46923" w:rsidRDefault="0029248F" w:rsidP="00E46923">
      <w:pPr>
        <w:pStyle w:val="ListParagraph"/>
        <w:numPr>
          <w:ilvl w:val="0"/>
          <w:numId w:val="5"/>
        </w:numPr>
        <w:jc w:val="both"/>
        <w:rPr>
          <w:rFonts w:ascii="Arial" w:hAnsi="Arial" w:cs="Arial"/>
        </w:rPr>
      </w:pPr>
      <w:r w:rsidRPr="00E46923">
        <w:rPr>
          <w:rFonts w:ascii="Arial" w:hAnsi="Arial" w:cs="Arial"/>
        </w:rPr>
        <w:t xml:space="preserve">Model </w:t>
      </w:r>
      <w:r w:rsidR="000B33CE">
        <w:rPr>
          <w:rFonts w:ascii="Arial" w:hAnsi="Arial" w:cs="Arial"/>
        </w:rPr>
        <w:t>d</w:t>
      </w:r>
      <w:r w:rsidRPr="00E46923">
        <w:rPr>
          <w:rFonts w:ascii="Arial" w:hAnsi="Arial" w:cs="Arial"/>
        </w:rPr>
        <w:t xml:space="preserve">ata: the virtual model of the physical configuration of the </w:t>
      </w:r>
      <w:r w:rsidR="00EC1F9C">
        <w:rPr>
          <w:rFonts w:ascii="Arial" w:hAnsi="Arial" w:cs="Arial"/>
        </w:rPr>
        <w:t>building or infrastructures</w:t>
      </w:r>
    </w:p>
    <w:p w14:paraId="39BC980F" w14:textId="286EAD5A" w:rsidR="0029248F" w:rsidRPr="00E46923" w:rsidRDefault="00E46923" w:rsidP="00E46923">
      <w:pPr>
        <w:pStyle w:val="ListParagraph"/>
        <w:numPr>
          <w:ilvl w:val="0"/>
          <w:numId w:val="5"/>
        </w:numPr>
        <w:jc w:val="both"/>
        <w:rPr>
          <w:rFonts w:ascii="Arial" w:hAnsi="Arial" w:cs="Arial"/>
        </w:rPr>
      </w:pPr>
      <w:r w:rsidRPr="00E46923">
        <w:rPr>
          <w:rFonts w:ascii="Arial" w:hAnsi="Arial" w:cs="Arial"/>
        </w:rPr>
        <w:t xml:space="preserve">Project </w:t>
      </w:r>
      <w:r w:rsidR="000B33CE">
        <w:rPr>
          <w:rFonts w:ascii="Arial" w:hAnsi="Arial" w:cs="Arial"/>
        </w:rPr>
        <w:t>p</w:t>
      </w:r>
      <w:r w:rsidRPr="00E46923">
        <w:rPr>
          <w:rFonts w:ascii="Arial" w:hAnsi="Arial" w:cs="Arial"/>
        </w:rPr>
        <w:t>erformance</w:t>
      </w:r>
      <w:r w:rsidR="0029248F" w:rsidRPr="00E46923">
        <w:rPr>
          <w:rFonts w:ascii="Arial" w:hAnsi="Arial" w:cs="Arial"/>
        </w:rPr>
        <w:t xml:space="preserve"> </w:t>
      </w:r>
      <w:r w:rsidR="000B33CE">
        <w:rPr>
          <w:rFonts w:ascii="Arial" w:hAnsi="Arial" w:cs="Arial"/>
        </w:rPr>
        <w:t>d</w:t>
      </w:r>
      <w:r w:rsidR="0029248F" w:rsidRPr="00E46923">
        <w:rPr>
          <w:rFonts w:ascii="Arial" w:hAnsi="Arial" w:cs="Arial"/>
        </w:rPr>
        <w:t xml:space="preserve">ata: Safety and Progress </w:t>
      </w:r>
      <w:r w:rsidR="000B33CE">
        <w:rPr>
          <w:rFonts w:ascii="Arial" w:hAnsi="Arial" w:cs="Arial"/>
        </w:rPr>
        <w:t>related d</w:t>
      </w:r>
      <w:r w:rsidR="0029248F" w:rsidRPr="00E46923">
        <w:rPr>
          <w:rFonts w:ascii="Arial" w:hAnsi="Arial" w:cs="Arial"/>
        </w:rPr>
        <w:t>ata</w:t>
      </w:r>
    </w:p>
    <w:p w14:paraId="13223E8F" w14:textId="77777777" w:rsidR="0029248F" w:rsidRPr="00E46923" w:rsidRDefault="0029248F" w:rsidP="00E46923">
      <w:pPr>
        <w:pStyle w:val="ListParagraph"/>
        <w:numPr>
          <w:ilvl w:val="0"/>
          <w:numId w:val="5"/>
        </w:numPr>
        <w:jc w:val="both"/>
        <w:rPr>
          <w:rFonts w:ascii="Arial" w:hAnsi="Arial" w:cs="Arial"/>
        </w:rPr>
      </w:pPr>
      <w:r w:rsidRPr="00E46923">
        <w:rPr>
          <w:rFonts w:ascii="Arial" w:hAnsi="Arial" w:cs="Arial"/>
        </w:rPr>
        <w:t>Sensory data: Working condition of the construction site</w:t>
      </w:r>
    </w:p>
    <w:p w14:paraId="2781F98B" w14:textId="7DC42E1E" w:rsidR="00F322FC" w:rsidRPr="00F322FC" w:rsidRDefault="00F322FC" w:rsidP="00E46923">
      <w:pPr>
        <w:pStyle w:val="Heading1"/>
        <w:numPr>
          <w:ilvl w:val="2"/>
          <w:numId w:val="2"/>
        </w:numPr>
        <w:ind w:left="504"/>
        <w:jc w:val="both"/>
        <w:rPr>
          <w:rFonts w:ascii="Arial" w:hAnsi="Arial" w:cs="Arial"/>
          <w:sz w:val="22"/>
          <w:szCs w:val="22"/>
        </w:rPr>
      </w:pPr>
      <w:r w:rsidRPr="00F322FC">
        <w:rPr>
          <w:rFonts w:ascii="Arial" w:hAnsi="Arial" w:cs="Arial"/>
          <w:sz w:val="22"/>
          <w:szCs w:val="22"/>
        </w:rPr>
        <w:t>Data Services Layer</w:t>
      </w:r>
    </w:p>
    <w:p w14:paraId="193C9950" w14:textId="03EB24D2" w:rsidR="0029248F" w:rsidRDefault="007F08E2" w:rsidP="00E46923">
      <w:pPr>
        <w:jc w:val="both"/>
        <w:rPr>
          <w:rFonts w:ascii="Arial" w:hAnsi="Arial" w:cs="Arial"/>
        </w:rPr>
      </w:pPr>
      <w:r>
        <w:rPr>
          <w:rFonts w:ascii="Arial" w:hAnsi="Arial" w:cs="Arial"/>
        </w:rPr>
        <w:t xml:space="preserve">It forms the core part of the Control Room. </w:t>
      </w:r>
      <w:r w:rsidR="0029248F" w:rsidRPr="0029248F">
        <w:rPr>
          <w:rFonts w:ascii="Arial" w:hAnsi="Arial" w:cs="Arial"/>
        </w:rPr>
        <w:t xml:space="preserve">The model data </w:t>
      </w:r>
      <w:r w:rsidR="00B93069">
        <w:rPr>
          <w:rFonts w:ascii="Arial" w:hAnsi="Arial" w:cs="Arial"/>
        </w:rPr>
        <w:t>can</w:t>
      </w:r>
      <w:r w:rsidR="00B93069" w:rsidRPr="0029248F">
        <w:rPr>
          <w:rFonts w:ascii="Arial" w:hAnsi="Arial" w:cs="Arial"/>
        </w:rPr>
        <w:t xml:space="preserve"> </w:t>
      </w:r>
      <w:r w:rsidR="0029248F" w:rsidRPr="0029248F">
        <w:rPr>
          <w:rFonts w:ascii="Arial" w:hAnsi="Arial" w:cs="Arial"/>
        </w:rPr>
        <w:t xml:space="preserve">be published </w:t>
      </w:r>
      <w:r w:rsidR="00907A62">
        <w:rPr>
          <w:rFonts w:ascii="Arial" w:hAnsi="Arial" w:cs="Arial"/>
        </w:rPr>
        <w:t>to</w:t>
      </w:r>
      <w:r w:rsidR="0029248F" w:rsidRPr="0029248F">
        <w:rPr>
          <w:rFonts w:ascii="Arial" w:hAnsi="Arial" w:cs="Arial"/>
        </w:rPr>
        <w:t xml:space="preserve"> </w:t>
      </w:r>
      <w:r w:rsidR="005E61C4">
        <w:rPr>
          <w:rFonts w:ascii="Arial" w:hAnsi="Arial" w:cs="Arial"/>
        </w:rPr>
        <w:t xml:space="preserve">the </w:t>
      </w:r>
      <w:r w:rsidR="0029248F" w:rsidRPr="0029248F">
        <w:rPr>
          <w:rFonts w:ascii="Arial" w:hAnsi="Arial" w:cs="Arial"/>
        </w:rPr>
        <w:t>BIM</w:t>
      </w:r>
      <w:r w:rsidR="009459F7">
        <w:rPr>
          <w:rFonts w:ascii="Arial" w:hAnsi="Arial" w:cs="Arial"/>
        </w:rPr>
        <w:t xml:space="preserve"> </w:t>
      </w:r>
      <w:r w:rsidR="0029248F" w:rsidRPr="0029248F">
        <w:rPr>
          <w:rFonts w:ascii="Arial" w:hAnsi="Arial" w:cs="Arial"/>
        </w:rPr>
        <w:t>360</w:t>
      </w:r>
      <w:r w:rsidR="000065BE">
        <w:rPr>
          <w:rFonts w:ascii="Arial" w:hAnsi="Arial" w:cs="Arial"/>
        </w:rPr>
        <w:t xml:space="preserve"> </w:t>
      </w:r>
      <w:r w:rsidR="00907A62">
        <w:rPr>
          <w:rFonts w:ascii="Arial" w:hAnsi="Arial" w:cs="Arial"/>
        </w:rPr>
        <w:t xml:space="preserve">platform </w:t>
      </w:r>
      <w:r w:rsidR="0029248F" w:rsidRPr="0029248F">
        <w:rPr>
          <w:rFonts w:ascii="Arial" w:hAnsi="Arial" w:cs="Arial"/>
        </w:rPr>
        <w:t>for collaboration</w:t>
      </w:r>
      <w:r w:rsidR="009459F7">
        <w:rPr>
          <w:rFonts w:ascii="Arial" w:hAnsi="Arial" w:cs="Arial"/>
        </w:rPr>
        <w:t xml:space="preserve"> so that different project team members can </w:t>
      </w:r>
      <w:r w:rsidR="006F052A">
        <w:rPr>
          <w:rFonts w:ascii="Arial" w:hAnsi="Arial" w:cs="Arial"/>
        </w:rPr>
        <w:t xml:space="preserve">work remote and </w:t>
      </w:r>
      <w:r w:rsidR="009459F7">
        <w:rPr>
          <w:rFonts w:ascii="Arial" w:hAnsi="Arial" w:cs="Arial"/>
        </w:rPr>
        <w:t xml:space="preserve">modify the model data </w:t>
      </w:r>
      <w:r w:rsidR="006F052A">
        <w:rPr>
          <w:rFonts w:ascii="Arial" w:hAnsi="Arial" w:cs="Arial"/>
        </w:rPr>
        <w:t>on a single source of  environment</w:t>
      </w:r>
      <w:r w:rsidR="0029248F" w:rsidRPr="0029248F">
        <w:rPr>
          <w:rFonts w:ascii="Arial" w:hAnsi="Arial" w:cs="Arial"/>
        </w:rPr>
        <w:t xml:space="preserve">. </w:t>
      </w:r>
      <w:r w:rsidR="00546FD2">
        <w:rPr>
          <w:rFonts w:ascii="Arial" w:hAnsi="Arial" w:cs="Arial"/>
        </w:rPr>
        <w:t>Besides, the Microsoft Azure Services provide a platform to storage and process the data. T</w:t>
      </w:r>
      <w:r w:rsidR="0029248F" w:rsidRPr="0029248F">
        <w:rPr>
          <w:rFonts w:ascii="Arial" w:hAnsi="Arial" w:cs="Arial"/>
        </w:rPr>
        <w:t xml:space="preserve">he project performance data and sensory data will </w:t>
      </w:r>
      <w:r w:rsidR="005E61C4">
        <w:rPr>
          <w:rFonts w:ascii="Arial" w:hAnsi="Arial" w:cs="Arial"/>
        </w:rPr>
        <w:t xml:space="preserve">be stored in a SQL Server database which is </w:t>
      </w:r>
      <w:r w:rsidR="00546FD2">
        <w:rPr>
          <w:rFonts w:ascii="Arial" w:hAnsi="Arial" w:cs="Arial"/>
        </w:rPr>
        <w:t xml:space="preserve">created with </w:t>
      </w:r>
      <w:r w:rsidR="0029248F" w:rsidRPr="0029248F">
        <w:rPr>
          <w:rFonts w:ascii="Arial" w:hAnsi="Arial" w:cs="Arial"/>
        </w:rPr>
        <w:t>Azure Services</w:t>
      </w:r>
      <w:r w:rsidR="00831B33">
        <w:rPr>
          <w:rFonts w:ascii="Arial" w:hAnsi="Arial" w:cs="Arial"/>
        </w:rPr>
        <w:t>.</w:t>
      </w:r>
      <w:r w:rsidR="0029248F" w:rsidRPr="0029248F">
        <w:rPr>
          <w:rFonts w:ascii="Arial" w:hAnsi="Arial" w:cs="Arial"/>
        </w:rPr>
        <w:t xml:space="preserve"> </w:t>
      </w:r>
      <w:r w:rsidR="00675AC4">
        <w:rPr>
          <w:rFonts w:ascii="Arial" w:hAnsi="Arial" w:cs="Arial"/>
        </w:rPr>
        <w:t>T</w:t>
      </w:r>
      <w:r w:rsidR="0029248F" w:rsidRPr="0029248F">
        <w:rPr>
          <w:rFonts w:ascii="Arial" w:hAnsi="Arial" w:cs="Arial"/>
        </w:rPr>
        <w:t xml:space="preserve">he data </w:t>
      </w:r>
      <w:r w:rsidR="000065BE">
        <w:rPr>
          <w:rFonts w:ascii="Arial" w:hAnsi="Arial" w:cs="Arial"/>
        </w:rPr>
        <w:t xml:space="preserve">can be </w:t>
      </w:r>
      <w:r w:rsidR="000065BE" w:rsidRPr="0029248F">
        <w:rPr>
          <w:rFonts w:ascii="Arial" w:hAnsi="Arial" w:cs="Arial"/>
        </w:rPr>
        <w:t>retrieve</w:t>
      </w:r>
      <w:r w:rsidR="000065BE">
        <w:rPr>
          <w:rFonts w:ascii="Arial" w:hAnsi="Arial" w:cs="Arial"/>
        </w:rPr>
        <w:t xml:space="preserve">d </w:t>
      </w:r>
      <w:r w:rsidR="0029248F" w:rsidRPr="0029248F">
        <w:rPr>
          <w:rFonts w:ascii="Arial" w:hAnsi="Arial" w:cs="Arial"/>
        </w:rPr>
        <w:t xml:space="preserve">to feed into </w:t>
      </w:r>
      <w:r w:rsidR="00121A22">
        <w:rPr>
          <w:rFonts w:ascii="Arial" w:hAnsi="Arial" w:cs="Arial"/>
        </w:rPr>
        <w:t xml:space="preserve">the </w:t>
      </w:r>
      <w:r w:rsidR="0029248F" w:rsidRPr="0029248F">
        <w:rPr>
          <w:rFonts w:ascii="Arial" w:hAnsi="Arial" w:cs="Arial"/>
        </w:rPr>
        <w:t>elements in application layer for visualisation</w:t>
      </w:r>
      <w:r w:rsidR="005E61C4">
        <w:rPr>
          <w:rFonts w:ascii="Arial" w:hAnsi="Arial" w:cs="Arial"/>
        </w:rPr>
        <w:t>.</w:t>
      </w:r>
    </w:p>
    <w:p w14:paraId="6E838C5D" w14:textId="7FB40FF0" w:rsidR="00F322FC" w:rsidRPr="00F322FC" w:rsidRDefault="00F322FC" w:rsidP="00E46923">
      <w:pPr>
        <w:pStyle w:val="Heading1"/>
        <w:numPr>
          <w:ilvl w:val="2"/>
          <w:numId w:val="2"/>
        </w:numPr>
        <w:ind w:left="504"/>
        <w:jc w:val="both"/>
        <w:rPr>
          <w:rFonts w:ascii="Arial" w:hAnsi="Arial" w:cs="Arial"/>
          <w:sz w:val="22"/>
          <w:szCs w:val="22"/>
        </w:rPr>
      </w:pPr>
      <w:r w:rsidRPr="00F322FC">
        <w:rPr>
          <w:rFonts w:ascii="Arial" w:hAnsi="Arial" w:cs="Arial"/>
          <w:sz w:val="22"/>
          <w:szCs w:val="22"/>
        </w:rPr>
        <w:t>Application Layer</w:t>
      </w:r>
    </w:p>
    <w:p w14:paraId="551B7CD4" w14:textId="6EF034AC" w:rsidR="0029248F" w:rsidRDefault="006730D7" w:rsidP="00E46923">
      <w:pPr>
        <w:jc w:val="both"/>
        <w:rPr>
          <w:rFonts w:ascii="Arial" w:eastAsiaTheme="majorEastAsia" w:hAnsi="Arial" w:cs="Arial"/>
          <w:color w:val="2F5496" w:themeColor="accent1" w:themeShade="BF"/>
        </w:rPr>
      </w:pPr>
      <w:r w:rsidRPr="00AD59BC">
        <w:rPr>
          <w:rFonts w:ascii="Arial" w:hAnsi="Arial" w:cs="Arial"/>
        </w:rPr>
        <w:t xml:space="preserve">The Application layer is </w:t>
      </w:r>
      <w:r w:rsidR="00AD59BC" w:rsidRPr="00AD59BC">
        <w:rPr>
          <w:rFonts w:ascii="Arial" w:hAnsi="Arial" w:cs="Arial"/>
        </w:rPr>
        <w:t xml:space="preserve">for </w:t>
      </w:r>
      <w:r w:rsidRPr="00AD59BC">
        <w:rPr>
          <w:rFonts w:ascii="Arial" w:hAnsi="Arial" w:cs="Arial"/>
        </w:rPr>
        <w:t>data</w:t>
      </w:r>
      <w:r w:rsidR="00AD59BC" w:rsidRPr="00AD59BC">
        <w:rPr>
          <w:rFonts w:ascii="Arial" w:hAnsi="Arial" w:cs="Arial"/>
        </w:rPr>
        <w:t xml:space="preserve"> visualisation</w:t>
      </w:r>
      <w:r w:rsidRPr="00AD59BC">
        <w:rPr>
          <w:rFonts w:ascii="Arial" w:hAnsi="Arial" w:cs="Arial"/>
        </w:rPr>
        <w:t xml:space="preserve">. </w:t>
      </w:r>
      <w:r w:rsidR="00E46923" w:rsidRPr="00AD59BC">
        <w:rPr>
          <w:rFonts w:ascii="Arial" w:hAnsi="Arial" w:cs="Arial"/>
        </w:rPr>
        <w:t>Model data in BIM</w:t>
      </w:r>
      <w:r w:rsidR="002D63C5">
        <w:rPr>
          <w:rFonts w:ascii="Arial" w:hAnsi="Arial" w:cs="Arial"/>
        </w:rPr>
        <w:t xml:space="preserve"> </w:t>
      </w:r>
      <w:r w:rsidR="00E46923" w:rsidRPr="00AD59BC">
        <w:rPr>
          <w:rFonts w:ascii="Arial" w:hAnsi="Arial" w:cs="Arial"/>
        </w:rPr>
        <w:t xml:space="preserve">360 will be visualised in VR environment with </w:t>
      </w:r>
      <w:r w:rsidR="002D63C5">
        <w:rPr>
          <w:rFonts w:ascii="Arial" w:hAnsi="Arial" w:cs="Arial"/>
        </w:rPr>
        <w:t xml:space="preserve">the software “Prospect” developed by </w:t>
      </w:r>
      <w:proofErr w:type="spellStart"/>
      <w:r w:rsidR="00E46923" w:rsidRPr="00AD59BC">
        <w:rPr>
          <w:rFonts w:ascii="Arial" w:hAnsi="Arial" w:cs="Arial"/>
        </w:rPr>
        <w:t>IrisVR</w:t>
      </w:r>
      <w:proofErr w:type="spellEnd"/>
      <w:r w:rsidR="002D63C5">
        <w:rPr>
          <w:rFonts w:ascii="Arial" w:hAnsi="Arial" w:cs="Arial"/>
        </w:rPr>
        <w:t>.</w:t>
      </w:r>
      <w:r w:rsidR="00E46923" w:rsidRPr="00AD59BC">
        <w:rPr>
          <w:rFonts w:ascii="Arial" w:hAnsi="Arial" w:cs="Arial"/>
        </w:rPr>
        <w:t xml:space="preserve"> </w:t>
      </w:r>
      <w:r w:rsidR="002D63C5">
        <w:rPr>
          <w:rFonts w:ascii="Arial" w:hAnsi="Arial" w:cs="Arial"/>
        </w:rPr>
        <w:t>T</w:t>
      </w:r>
      <w:r w:rsidR="00E46923" w:rsidRPr="00AD59BC">
        <w:rPr>
          <w:rFonts w:ascii="Arial" w:hAnsi="Arial" w:cs="Arial"/>
        </w:rPr>
        <w:t xml:space="preserve">he project performance data will be visualised as dashboard by Microsoft </w:t>
      </w:r>
      <w:r w:rsidR="00612ACC">
        <w:rPr>
          <w:rFonts w:ascii="Arial" w:hAnsi="Arial" w:cs="Arial"/>
        </w:rPr>
        <w:t>Power BI</w:t>
      </w:r>
      <w:r w:rsidR="002D63C5">
        <w:rPr>
          <w:rFonts w:ascii="Arial" w:hAnsi="Arial" w:cs="Arial"/>
        </w:rPr>
        <w:t>. While t</w:t>
      </w:r>
      <w:r w:rsidR="00E46923" w:rsidRPr="00AD59BC">
        <w:rPr>
          <w:rFonts w:ascii="Arial" w:hAnsi="Arial" w:cs="Arial"/>
        </w:rPr>
        <w:t>he sensory data will be visualised with the model data on BIM360 by Autodesk Forge API</w:t>
      </w:r>
      <w:r w:rsidR="00685CF3" w:rsidRPr="00AD59BC">
        <w:rPr>
          <w:rFonts w:ascii="Arial" w:hAnsi="Arial" w:cs="Arial"/>
        </w:rPr>
        <w:t>.</w:t>
      </w:r>
      <w:r w:rsidR="0029248F">
        <w:rPr>
          <w:rFonts w:ascii="Arial" w:hAnsi="Arial" w:cs="Arial"/>
        </w:rPr>
        <w:br w:type="page"/>
      </w:r>
    </w:p>
    <w:p w14:paraId="23B690DE" w14:textId="2DC76286" w:rsidR="003A1E01" w:rsidRPr="005D5CEC" w:rsidRDefault="003A1E01" w:rsidP="005D5CEC">
      <w:pPr>
        <w:pStyle w:val="Heading1"/>
        <w:numPr>
          <w:ilvl w:val="1"/>
          <w:numId w:val="2"/>
        </w:numPr>
        <w:ind w:left="432"/>
        <w:rPr>
          <w:rFonts w:ascii="Arial" w:hAnsi="Arial" w:cs="Arial"/>
          <w:sz w:val="22"/>
          <w:szCs w:val="22"/>
        </w:rPr>
      </w:pPr>
      <w:r w:rsidRPr="005D5CEC">
        <w:rPr>
          <w:rFonts w:ascii="Arial" w:hAnsi="Arial" w:cs="Arial"/>
          <w:sz w:val="22"/>
          <w:szCs w:val="22"/>
        </w:rPr>
        <w:lastRenderedPageBreak/>
        <w:t>Source of Data</w:t>
      </w:r>
    </w:p>
    <w:p w14:paraId="628999DB" w14:textId="160062AB" w:rsidR="00CC0A01" w:rsidRDefault="00CC0A01" w:rsidP="003C069B">
      <w:pPr>
        <w:pStyle w:val="Heading1"/>
        <w:numPr>
          <w:ilvl w:val="2"/>
          <w:numId w:val="2"/>
        </w:numPr>
        <w:ind w:left="504"/>
        <w:rPr>
          <w:rFonts w:ascii="Arial" w:hAnsi="Arial" w:cs="Arial"/>
          <w:sz w:val="22"/>
          <w:szCs w:val="22"/>
        </w:rPr>
      </w:pPr>
      <w:r w:rsidRPr="003C069B">
        <w:rPr>
          <w:rFonts w:ascii="Arial" w:hAnsi="Arial" w:cs="Arial"/>
          <w:sz w:val="22"/>
          <w:szCs w:val="22"/>
        </w:rPr>
        <w:t xml:space="preserve">Model Data </w:t>
      </w:r>
    </w:p>
    <w:p w14:paraId="646B983B" w14:textId="76111A18" w:rsidR="00847E24" w:rsidRDefault="00847E24" w:rsidP="00847E24">
      <w:pPr>
        <w:jc w:val="both"/>
        <w:rPr>
          <w:rFonts w:ascii="Arial" w:hAnsi="Arial" w:cs="Arial"/>
        </w:rPr>
      </w:pPr>
      <w:r w:rsidRPr="00847E24">
        <w:rPr>
          <w:rFonts w:ascii="Arial" w:hAnsi="Arial" w:cs="Arial"/>
        </w:rPr>
        <w:t>The model data is a digital prototype of a residential house, which is a template file provided by Autodesk Revit 2020 and in format of “.</w:t>
      </w:r>
      <w:proofErr w:type="spellStart"/>
      <w:r w:rsidRPr="00847E24">
        <w:rPr>
          <w:rFonts w:ascii="Arial" w:hAnsi="Arial" w:cs="Arial"/>
        </w:rPr>
        <w:t>rvt</w:t>
      </w:r>
      <w:proofErr w:type="spellEnd"/>
      <w:r w:rsidRPr="00847E24">
        <w:rPr>
          <w:rFonts w:ascii="Arial" w:hAnsi="Arial" w:cs="Arial"/>
        </w:rPr>
        <w:t xml:space="preserve">”. The 3D model can be visualised as </w:t>
      </w:r>
      <w:r w:rsidRPr="00473D6B">
        <w:rPr>
          <w:rFonts w:ascii="Arial" w:hAnsi="Arial" w:cs="Arial"/>
          <w:highlight w:val="yellow"/>
        </w:rPr>
        <w:t>the below figure:</w:t>
      </w:r>
    </w:p>
    <w:p w14:paraId="26B073D2" w14:textId="49AB7C55" w:rsidR="00DF6D9D" w:rsidRPr="00847E24" w:rsidRDefault="00DF6D9D" w:rsidP="00847E24">
      <w:pPr>
        <w:jc w:val="both"/>
        <w:rPr>
          <w:rFonts w:ascii="Arial" w:hAnsi="Arial" w:cs="Arial"/>
        </w:rPr>
      </w:pPr>
      <w:r>
        <w:rPr>
          <w:rFonts w:ascii="Arial" w:hAnsi="Arial" w:cs="Arial"/>
          <w:noProof/>
        </w:rPr>
        <w:drawing>
          <wp:inline distT="0" distB="0" distL="0" distR="0" wp14:anchorId="09B55EE4" wp14:editId="17C3B2B5">
            <wp:extent cx="5721985" cy="31172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1985" cy="3117215"/>
                    </a:xfrm>
                    <a:prstGeom prst="rect">
                      <a:avLst/>
                    </a:prstGeom>
                    <a:noFill/>
                    <a:ln>
                      <a:noFill/>
                    </a:ln>
                  </pic:spPr>
                </pic:pic>
              </a:graphicData>
            </a:graphic>
          </wp:inline>
        </w:drawing>
      </w:r>
    </w:p>
    <w:p w14:paraId="0EBC0C7E" w14:textId="71CBE2CA" w:rsidR="00847E24" w:rsidRDefault="00847E24" w:rsidP="00847E24">
      <w:pPr>
        <w:jc w:val="both"/>
        <w:rPr>
          <w:rFonts w:ascii="Arial" w:hAnsi="Arial" w:cs="Arial"/>
        </w:rPr>
      </w:pPr>
      <w:r w:rsidRPr="00847E24">
        <w:rPr>
          <w:rFonts w:ascii="Arial" w:hAnsi="Arial" w:cs="Arial"/>
        </w:rPr>
        <w:t xml:space="preserve">The model contains objects data relating to the architectural and structural elements. All objects in the model contained information such as object name, type ID, furniture name, material information and major dimensions in object property. </w:t>
      </w:r>
    </w:p>
    <w:p w14:paraId="35C84609" w14:textId="197CAE5E" w:rsidR="00EA6DDA" w:rsidRPr="00847E24" w:rsidRDefault="00EA6DDA" w:rsidP="00847E24">
      <w:pPr>
        <w:jc w:val="both"/>
        <w:rPr>
          <w:rFonts w:ascii="Arial" w:hAnsi="Arial" w:cs="Arial"/>
        </w:rPr>
      </w:pPr>
      <w:r>
        <w:rPr>
          <w:rFonts w:ascii="Arial" w:hAnsi="Arial" w:cs="Arial"/>
        </w:rPr>
        <w:t>The model data will be published to BIM</w:t>
      </w:r>
      <w:r w:rsidR="00473D6B">
        <w:rPr>
          <w:rFonts w:ascii="Arial" w:hAnsi="Arial" w:cs="Arial"/>
        </w:rPr>
        <w:t xml:space="preserve"> </w:t>
      </w:r>
      <w:r>
        <w:rPr>
          <w:rFonts w:ascii="Arial" w:hAnsi="Arial" w:cs="Arial"/>
        </w:rPr>
        <w:t>360 to simulate the collaboration between the structural and architectural team. Details will be discussed on session 4.3.1.</w:t>
      </w:r>
    </w:p>
    <w:p w14:paraId="2227768E" w14:textId="17C45774" w:rsidR="00CC0A01" w:rsidRPr="003C069B" w:rsidRDefault="00843A5B" w:rsidP="003C069B">
      <w:pPr>
        <w:pStyle w:val="Heading1"/>
        <w:numPr>
          <w:ilvl w:val="2"/>
          <w:numId w:val="2"/>
        </w:numPr>
        <w:ind w:left="504"/>
        <w:rPr>
          <w:rFonts w:ascii="Arial" w:hAnsi="Arial" w:cs="Arial"/>
          <w:sz w:val="22"/>
          <w:szCs w:val="22"/>
        </w:rPr>
      </w:pPr>
      <w:r>
        <w:rPr>
          <w:rFonts w:ascii="Arial" w:hAnsi="Arial" w:cs="Arial"/>
          <w:sz w:val="22"/>
          <w:szCs w:val="22"/>
        </w:rPr>
        <w:t xml:space="preserve">Project </w:t>
      </w:r>
      <w:r w:rsidR="002F02E3">
        <w:rPr>
          <w:rFonts w:ascii="Arial" w:hAnsi="Arial" w:cs="Arial"/>
          <w:sz w:val="22"/>
          <w:szCs w:val="22"/>
        </w:rPr>
        <w:t>Performance</w:t>
      </w:r>
      <w:r w:rsidR="00CC0A01" w:rsidRPr="003C069B">
        <w:rPr>
          <w:rFonts w:ascii="Arial" w:hAnsi="Arial" w:cs="Arial"/>
          <w:sz w:val="22"/>
          <w:szCs w:val="22"/>
        </w:rPr>
        <w:t xml:space="preserve"> Data</w:t>
      </w:r>
    </w:p>
    <w:p w14:paraId="7C953F2B" w14:textId="097B1CB4" w:rsidR="00486A53" w:rsidRDefault="00473D6B" w:rsidP="00486A53">
      <w:pPr>
        <w:jc w:val="both"/>
        <w:rPr>
          <w:rFonts w:ascii="Arial" w:hAnsi="Arial" w:cs="Arial"/>
        </w:rPr>
      </w:pPr>
      <w:r>
        <w:rPr>
          <w:rFonts w:ascii="Arial" w:hAnsi="Arial" w:cs="Arial"/>
        </w:rPr>
        <w:t>D</w:t>
      </w:r>
      <w:r w:rsidR="00486A53">
        <w:rPr>
          <w:rFonts w:ascii="Arial" w:hAnsi="Arial" w:cs="Arial"/>
        </w:rPr>
        <w:t>ataset</w:t>
      </w:r>
      <w:r w:rsidR="00182235">
        <w:rPr>
          <w:rFonts w:ascii="Arial" w:hAnsi="Arial" w:cs="Arial" w:hint="eastAsia"/>
        </w:rPr>
        <w:t>s</w:t>
      </w:r>
      <w:r w:rsidR="00486A53">
        <w:rPr>
          <w:rFonts w:ascii="Arial" w:hAnsi="Arial" w:cs="Arial"/>
        </w:rPr>
        <w:t xml:space="preserve"> of</w:t>
      </w:r>
      <w:r w:rsidR="00CB0579" w:rsidRPr="00F719CB">
        <w:rPr>
          <w:rFonts w:ascii="Arial" w:hAnsi="Arial" w:cs="Arial"/>
        </w:rPr>
        <w:t xml:space="preserve"> </w:t>
      </w:r>
      <w:r w:rsidR="00486A53">
        <w:rPr>
          <w:rFonts w:ascii="Arial" w:hAnsi="Arial" w:cs="Arial"/>
        </w:rPr>
        <w:t xml:space="preserve">project </w:t>
      </w:r>
      <w:r w:rsidR="00CB0579" w:rsidRPr="00F719CB">
        <w:rPr>
          <w:rFonts w:ascii="Arial" w:hAnsi="Arial" w:cs="Arial"/>
        </w:rPr>
        <w:t xml:space="preserve">performance data used for this </w:t>
      </w:r>
      <w:r w:rsidR="00EC34EE">
        <w:rPr>
          <w:rFonts w:ascii="Arial" w:hAnsi="Arial" w:cs="Arial"/>
        </w:rPr>
        <w:t>study</w:t>
      </w:r>
      <w:r w:rsidR="00CB0579" w:rsidRPr="00F719CB">
        <w:rPr>
          <w:rFonts w:ascii="Arial" w:hAnsi="Arial" w:cs="Arial"/>
        </w:rPr>
        <w:t xml:space="preserve"> is taken from the </w:t>
      </w:r>
      <w:r w:rsidR="00486A53">
        <w:rPr>
          <w:rFonts w:ascii="Arial" w:hAnsi="Arial" w:cs="Arial"/>
        </w:rPr>
        <w:t>‘</w:t>
      </w:r>
      <w:r w:rsidR="00F719CB" w:rsidRPr="00F719CB">
        <w:rPr>
          <w:rFonts w:ascii="Arial" w:hAnsi="Arial" w:cs="Arial"/>
        </w:rPr>
        <w:t>Project Hack</w:t>
      </w:r>
      <w:r w:rsidR="00486A53">
        <w:rPr>
          <w:rFonts w:ascii="Arial" w:hAnsi="Arial" w:cs="Arial"/>
        </w:rPr>
        <w:t>’</w:t>
      </w:r>
      <w:r w:rsidR="00F719CB" w:rsidRPr="00F719CB">
        <w:rPr>
          <w:rFonts w:ascii="Arial" w:hAnsi="Arial" w:cs="Arial"/>
        </w:rPr>
        <w:t xml:space="preserve"> hackathon </w:t>
      </w:r>
      <w:r w:rsidR="00EC34EE">
        <w:rPr>
          <w:rFonts w:ascii="Arial" w:hAnsi="Arial" w:cs="Arial"/>
        </w:rPr>
        <w:t xml:space="preserve">organised </w:t>
      </w:r>
      <w:r w:rsidR="00CB0579" w:rsidRPr="00F719CB">
        <w:rPr>
          <w:rFonts w:ascii="Arial" w:hAnsi="Arial" w:cs="Arial"/>
        </w:rPr>
        <w:t xml:space="preserve">by </w:t>
      </w:r>
      <w:r w:rsidR="00F719CB" w:rsidRPr="00F719CB">
        <w:rPr>
          <w:rFonts w:ascii="Arial" w:hAnsi="Arial" w:cs="Arial"/>
        </w:rPr>
        <w:t>Project Data Analytics Community</w:t>
      </w:r>
      <w:r w:rsidR="00CB0579" w:rsidRPr="00F719CB">
        <w:rPr>
          <w:rFonts w:ascii="Arial" w:hAnsi="Arial" w:cs="Arial"/>
        </w:rPr>
        <w:t>.</w:t>
      </w:r>
      <w:r w:rsidR="00A26D36">
        <w:rPr>
          <w:rFonts w:ascii="Arial" w:hAnsi="Arial" w:cs="Arial"/>
        </w:rPr>
        <w:t xml:space="preserve"> </w:t>
      </w:r>
      <w:r w:rsidR="004F0E35">
        <w:rPr>
          <w:rFonts w:ascii="Arial" w:hAnsi="Arial" w:cs="Arial"/>
        </w:rPr>
        <w:t>The data has been modified for visualisation purpose only.</w:t>
      </w:r>
    </w:p>
    <w:p w14:paraId="38403532" w14:textId="58156DE1" w:rsidR="00486A53" w:rsidRDefault="00486A53" w:rsidP="00486A53">
      <w:pPr>
        <w:jc w:val="both"/>
        <w:rPr>
          <w:rFonts w:ascii="Arial" w:hAnsi="Arial" w:cs="Arial"/>
        </w:rPr>
      </w:pPr>
      <w:r w:rsidRPr="00486A53">
        <w:rPr>
          <w:rFonts w:ascii="Arial" w:hAnsi="Arial" w:cs="Arial"/>
        </w:rPr>
        <w:t xml:space="preserve">The first contains all </w:t>
      </w:r>
      <w:r w:rsidR="00A25595">
        <w:rPr>
          <w:rFonts w:ascii="Arial" w:hAnsi="Arial" w:cs="Arial"/>
        </w:rPr>
        <w:t>incident record of a construction site</w:t>
      </w:r>
      <w:r w:rsidR="00B77C75">
        <w:rPr>
          <w:rFonts w:ascii="Arial" w:hAnsi="Arial" w:cs="Arial"/>
        </w:rPr>
        <w:t xml:space="preserve"> ranges from 2012 to 2017</w:t>
      </w:r>
      <w:r w:rsidR="00A25595">
        <w:rPr>
          <w:rFonts w:ascii="Arial" w:hAnsi="Arial" w:cs="Arial"/>
        </w:rPr>
        <w:t xml:space="preserve">, it </w:t>
      </w:r>
      <w:r w:rsidRPr="00486A53">
        <w:rPr>
          <w:rFonts w:ascii="Arial" w:hAnsi="Arial" w:cs="Arial"/>
        </w:rPr>
        <w:t xml:space="preserve">includes detailed information with </w:t>
      </w:r>
      <w:r w:rsidR="00A25595">
        <w:rPr>
          <w:rFonts w:ascii="Arial" w:hAnsi="Arial" w:cs="Arial"/>
        </w:rPr>
        <w:t>1023</w:t>
      </w:r>
      <w:r w:rsidRPr="00486A53">
        <w:rPr>
          <w:rFonts w:ascii="Arial" w:hAnsi="Arial" w:cs="Arial"/>
        </w:rPr>
        <w:t xml:space="preserve"> </w:t>
      </w:r>
      <w:r w:rsidR="00B9693B">
        <w:rPr>
          <w:rFonts w:ascii="Arial" w:hAnsi="Arial" w:cs="Arial"/>
        </w:rPr>
        <w:t>rows</w:t>
      </w:r>
      <w:r w:rsidRPr="00486A53">
        <w:rPr>
          <w:rFonts w:ascii="Arial" w:hAnsi="Arial" w:cs="Arial"/>
        </w:rPr>
        <w:t xml:space="preserve"> and </w:t>
      </w:r>
      <w:r w:rsidR="00A25595">
        <w:rPr>
          <w:rFonts w:ascii="Arial" w:hAnsi="Arial" w:cs="Arial"/>
        </w:rPr>
        <w:t>26</w:t>
      </w:r>
      <w:r w:rsidRPr="00486A53">
        <w:rPr>
          <w:rFonts w:ascii="Arial" w:hAnsi="Arial" w:cs="Arial"/>
        </w:rPr>
        <w:t xml:space="preserve"> columns, such as </w:t>
      </w:r>
      <w:r w:rsidR="00A25595">
        <w:rPr>
          <w:rFonts w:ascii="Arial" w:hAnsi="Arial" w:cs="Arial"/>
        </w:rPr>
        <w:t>date of accident</w:t>
      </w:r>
      <w:r w:rsidRPr="00486A53">
        <w:rPr>
          <w:rFonts w:ascii="Arial" w:hAnsi="Arial" w:cs="Arial"/>
        </w:rPr>
        <w:t xml:space="preserve">, </w:t>
      </w:r>
      <w:r w:rsidR="00A25595">
        <w:rPr>
          <w:rFonts w:ascii="Arial" w:hAnsi="Arial" w:cs="Arial"/>
        </w:rPr>
        <w:t>accident category</w:t>
      </w:r>
      <w:r w:rsidRPr="00486A53">
        <w:rPr>
          <w:rFonts w:ascii="Arial" w:hAnsi="Arial" w:cs="Arial"/>
        </w:rPr>
        <w:t xml:space="preserve">, </w:t>
      </w:r>
      <w:r w:rsidR="00A25595">
        <w:rPr>
          <w:rFonts w:ascii="Arial" w:hAnsi="Arial" w:cs="Arial"/>
        </w:rPr>
        <w:t>nature of injury</w:t>
      </w:r>
      <w:r w:rsidRPr="00486A53">
        <w:rPr>
          <w:rFonts w:ascii="Arial" w:hAnsi="Arial" w:cs="Arial"/>
        </w:rPr>
        <w:t xml:space="preserve"> and </w:t>
      </w:r>
      <w:r w:rsidR="00A25595">
        <w:rPr>
          <w:rFonts w:ascii="Arial" w:hAnsi="Arial" w:cs="Arial"/>
        </w:rPr>
        <w:t>damage classification and type of contact</w:t>
      </w:r>
      <w:r w:rsidRPr="00486A53">
        <w:rPr>
          <w:rFonts w:ascii="Arial" w:hAnsi="Arial" w:cs="Arial"/>
        </w:rPr>
        <w:t xml:space="preserve">. </w:t>
      </w:r>
    </w:p>
    <w:p w14:paraId="752A0153" w14:textId="787B0F08" w:rsidR="00486A53" w:rsidRDefault="00486A53" w:rsidP="00486A53">
      <w:pPr>
        <w:jc w:val="both"/>
        <w:rPr>
          <w:rFonts w:ascii="Arial" w:hAnsi="Arial" w:cs="Arial"/>
        </w:rPr>
      </w:pPr>
      <w:r w:rsidRPr="00B0586D">
        <w:rPr>
          <w:rFonts w:ascii="Arial" w:hAnsi="Arial" w:cs="Arial"/>
        </w:rPr>
        <w:t xml:space="preserve">The second contains </w:t>
      </w:r>
      <w:r w:rsidR="00B9693B" w:rsidRPr="00B0586D">
        <w:rPr>
          <w:rFonts w:ascii="Arial" w:hAnsi="Arial" w:cs="Arial"/>
        </w:rPr>
        <w:t>the handover record for different rooms and area of a construction site, it includes information with 193 rows and 16 columns, such as code for the room/area, handover date for stages 1-5 and handover status.</w:t>
      </w:r>
    </w:p>
    <w:p w14:paraId="4CF9276D" w14:textId="0C13F159" w:rsidR="00064821" w:rsidRPr="003C069B" w:rsidRDefault="00064821" w:rsidP="003C069B">
      <w:pPr>
        <w:pStyle w:val="Heading1"/>
        <w:numPr>
          <w:ilvl w:val="2"/>
          <w:numId w:val="2"/>
        </w:numPr>
        <w:ind w:left="504"/>
        <w:rPr>
          <w:rFonts w:ascii="Arial" w:hAnsi="Arial" w:cs="Arial"/>
          <w:sz w:val="22"/>
          <w:szCs w:val="22"/>
        </w:rPr>
      </w:pPr>
      <w:r w:rsidRPr="003C069B">
        <w:rPr>
          <w:rFonts w:ascii="Arial" w:hAnsi="Arial" w:cs="Arial"/>
          <w:sz w:val="22"/>
          <w:szCs w:val="22"/>
        </w:rPr>
        <w:t>Sensor Data</w:t>
      </w:r>
    </w:p>
    <w:p w14:paraId="5B6CBC24" w14:textId="1A857E95" w:rsidR="005001D0" w:rsidRPr="00C932F1" w:rsidRDefault="00A47CEF" w:rsidP="005001D0">
      <w:pPr>
        <w:jc w:val="both"/>
        <w:rPr>
          <w:rFonts w:ascii="Arial" w:hAnsi="Arial" w:cs="Arial"/>
        </w:rPr>
      </w:pPr>
      <w:r>
        <w:rPr>
          <w:rFonts w:ascii="Arial" w:hAnsi="Arial" w:cs="Arial"/>
        </w:rPr>
        <w:t xml:space="preserve">Low cost </w:t>
      </w:r>
      <w:r w:rsidR="00D55519">
        <w:rPr>
          <w:rFonts w:ascii="Arial" w:hAnsi="Arial" w:cs="Arial"/>
        </w:rPr>
        <w:t xml:space="preserve">microcontroller </w:t>
      </w:r>
      <w:r w:rsidR="00ED70E7">
        <w:rPr>
          <w:rFonts w:ascii="Arial" w:hAnsi="Arial" w:cs="Arial"/>
        </w:rPr>
        <w:t>R</w:t>
      </w:r>
      <w:r>
        <w:rPr>
          <w:rFonts w:ascii="Arial" w:hAnsi="Arial" w:cs="Arial"/>
        </w:rPr>
        <w:t xml:space="preserve">aspberry </w:t>
      </w:r>
      <w:r w:rsidR="00ED70E7">
        <w:rPr>
          <w:rFonts w:ascii="Arial" w:hAnsi="Arial" w:cs="Arial"/>
        </w:rPr>
        <w:t>P</w:t>
      </w:r>
      <w:r>
        <w:rPr>
          <w:rFonts w:ascii="Arial" w:hAnsi="Arial" w:cs="Arial"/>
        </w:rPr>
        <w:t xml:space="preserve">i </w:t>
      </w:r>
      <w:r w:rsidR="00ED70E7">
        <w:rPr>
          <w:rFonts w:ascii="Arial" w:hAnsi="Arial" w:cs="Arial"/>
        </w:rPr>
        <w:t xml:space="preserve">(RPi) </w:t>
      </w:r>
      <w:r>
        <w:rPr>
          <w:rFonts w:ascii="Arial" w:hAnsi="Arial" w:cs="Arial"/>
        </w:rPr>
        <w:t xml:space="preserve">has been selected as the prototype </w:t>
      </w:r>
      <w:r w:rsidR="004B3194">
        <w:rPr>
          <w:rFonts w:ascii="Arial" w:hAnsi="Arial" w:cs="Arial"/>
        </w:rPr>
        <w:t xml:space="preserve">of IoT devices </w:t>
      </w:r>
      <w:r>
        <w:rPr>
          <w:rFonts w:ascii="Arial" w:hAnsi="Arial" w:cs="Arial"/>
        </w:rPr>
        <w:t xml:space="preserve">to </w:t>
      </w:r>
      <w:r w:rsidRPr="00012C13">
        <w:rPr>
          <w:rFonts w:ascii="Arial" w:hAnsi="Arial" w:cs="Arial"/>
        </w:rPr>
        <w:t xml:space="preserve">capture the construction environment data. </w:t>
      </w:r>
      <w:r w:rsidR="005001D0" w:rsidRPr="00012C13">
        <w:rPr>
          <w:rFonts w:ascii="Arial" w:hAnsi="Arial" w:cs="Arial"/>
        </w:rPr>
        <w:t>RPi is a Linux</w:t>
      </w:r>
      <w:r w:rsidR="000C13F3" w:rsidRPr="00012C13">
        <w:rPr>
          <w:rFonts w:ascii="Arial" w:hAnsi="Arial" w:cs="Arial"/>
        </w:rPr>
        <w:t xml:space="preserve">-based </w:t>
      </w:r>
      <w:r w:rsidR="005001D0" w:rsidRPr="00012C13">
        <w:rPr>
          <w:rFonts w:ascii="Arial" w:hAnsi="Arial" w:cs="Arial"/>
        </w:rPr>
        <w:t>platform</w:t>
      </w:r>
      <w:r w:rsidR="0023606D" w:rsidRPr="00012C13">
        <w:rPr>
          <w:rFonts w:ascii="Arial" w:hAnsi="Arial" w:cs="Arial"/>
        </w:rPr>
        <w:t>.</w:t>
      </w:r>
      <w:r w:rsidR="005001D0" w:rsidRPr="00012C13">
        <w:rPr>
          <w:rFonts w:ascii="Arial" w:hAnsi="Arial" w:cs="Arial"/>
        </w:rPr>
        <w:t xml:space="preserve"> It is a credit card-sized computer </w:t>
      </w:r>
      <w:r w:rsidR="0023606D" w:rsidRPr="00012C13">
        <w:rPr>
          <w:rFonts w:ascii="Arial" w:hAnsi="Arial" w:cs="Arial"/>
        </w:rPr>
        <w:t xml:space="preserve">and </w:t>
      </w:r>
      <w:r w:rsidR="005001D0" w:rsidRPr="00012C13">
        <w:rPr>
          <w:rFonts w:ascii="Arial" w:hAnsi="Arial" w:cs="Arial"/>
        </w:rPr>
        <w:t xml:space="preserve">can be </w:t>
      </w:r>
      <w:r w:rsidR="0023606D" w:rsidRPr="00012C13">
        <w:rPr>
          <w:rFonts w:ascii="Arial" w:hAnsi="Arial" w:cs="Arial"/>
        </w:rPr>
        <w:t>as an alternative</w:t>
      </w:r>
      <w:r w:rsidR="005001D0" w:rsidRPr="00012C13">
        <w:rPr>
          <w:rFonts w:ascii="Arial" w:hAnsi="Arial" w:cs="Arial"/>
        </w:rPr>
        <w:t xml:space="preserve"> </w:t>
      </w:r>
      <w:r w:rsidR="0023606D" w:rsidRPr="00012C13">
        <w:rPr>
          <w:rFonts w:ascii="Arial" w:hAnsi="Arial" w:cs="Arial"/>
        </w:rPr>
        <w:t>of a</w:t>
      </w:r>
      <w:r w:rsidR="005001D0" w:rsidRPr="00012C13">
        <w:rPr>
          <w:rFonts w:ascii="Arial" w:hAnsi="Arial" w:cs="Arial"/>
        </w:rPr>
        <w:t xml:space="preserve"> desktop </w:t>
      </w:r>
      <w:r w:rsidR="0023606D" w:rsidRPr="00012C13">
        <w:rPr>
          <w:rFonts w:ascii="Arial" w:hAnsi="Arial" w:cs="Arial"/>
        </w:rPr>
        <w:t>computer</w:t>
      </w:r>
      <w:r w:rsidR="005001D0" w:rsidRPr="00012C13">
        <w:rPr>
          <w:rFonts w:ascii="Arial" w:hAnsi="Arial" w:cs="Arial"/>
        </w:rPr>
        <w:t xml:space="preserve">. </w:t>
      </w:r>
      <w:r w:rsidR="0023606D" w:rsidRPr="00012C13">
        <w:rPr>
          <w:rFonts w:ascii="Arial" w:hAnsi="Arial" w:cs="Arial"/>
        </w:rPr>
        <w:t>As it is low cost</w:t>
      </w:r>
      <w:r w:rsidR="005001D0" w:rsidRPr="00012C13">
        <w:rPr>
          <w:rFonts w:ascii="Arial" w:hAnsi="Arial" w:cs="Arial"/>
        </w:rPr>
        <w:t xml:space="preserve"> and </w:t>
      </w:r>
      <w:r w:rsidR="00D55519">
        <w:rPr>
          <w:rFonts w:ascii="Arial" w:hAnsi="Arial" w:cs="Arial"/>
        </w:rPr>
        <w:t xml:space="preserve">support </w:t>
      </w:r>
      <w:r w:rsidR="0023606D" w:rsidRPr="00012C13">
        <w:rPr>
          <w:rFonts w:ascii="Arial" w:hAnsi="Arial" w:cs="Arial"/>
        </w:rPr>
        <w:t>different</w:t>
      </w:r>
      <w:r w:rsidR="005001D0" w:rsidRPr="00012C13">
        <w:rPr>
          <w:rFonts w:ascii="Arial" w:hAnsi="Arial" w:cs="Arial"/>
        </w:rPr>
        <w:t xml:space="preserve"> operating system</w:t>
      </w:r>
      <w:r w:rsidR="0023606D" w:rsidRPr="00012C13">
        <w:rPr>
          <w:rFonts w:ascii="Arial" w:hAnsi="Arial" w:cs="Arial"/>
        </w:rPr>
        <w:t>s</w:t>
      </w:r>
      <w:r w:rsidR="005001D0" w:rsidRPr="00012C13">
        <w:rPr>
          <w:rFonts w:ascii="Arial" w:hAnsi="Arial" w:cs="Arial"/>
        </w:rPr>
        <w:t xml:space="preserve">, </w:t>
      </w:r>
      <w:r w:rsidR="0023606D" w:rsidRPr="00012C13">
        <w:rPr>
          <w:rFonts w:ascii="Arial" w:hAnsi="Arial" w:cs="Arial"/>
        </w:rPr>
        <w:t>it</w:t>
      </w:r>
      <w:r w:rsidR="005001D0" w:rsidRPr="00012C13">
        <w:rPr>
          <w:rFonts w:ascii="Arial" w:hAnsi="Arial" w:cs="Arial"/>
        </w:rPr>
        <w:t xml:space="preserve"> </w:t>
      </w:r>
      <w:r w:rsidR="0023606D" w:rsidRPr="00012C13">
        <w:rPr>
          <w:rFonts w:ascii="Arial" w:hAnsi="Arial" w:cs="Arial"/>
        </w:rPr>
        <w:t>is</w:t>
      </w:r>
      <w:r w:rsidR="005001D0" w:rsidRPr="00012C13">
        <w:rPr>
          <w:rFonts w:ascii="Arial" w:hAnsi="Arial" w:cs="Arial"/>
        </w:rPr>
        <w:t xml:space="preserve"> suitable for </w:t>
      </w:r>
      <w:r w:rsidR="0023606D" w:rsidRPr="00012C13">
        <w:rPr>
          <w:rFonts w:ascii="Arial" w:hAnsi="Arial" w:cs="Arial"/>
        </w:rPr>
        <w:t>ranges</w:t>
      </w:r>
      <w:r w:rsidR="005001D0" w:rsidRPr="00012C13">
        <w:rPr>
          <w:rFonts w:ascii="Arial" w:hAnsi="Arial" w:cs="Arial"/>
        </w:rPr>
        <w:t xml:space="preserve"> of projects </w:t>
      </w:r>
      <w:r w:rsidR="0023606D" w:rsidRPr="00012C13">
        <w:rPr>
          <w:rFonts w:ascii="Arial" w:hAnsi="Arial" w:cs="Arial"/>
        </w:rPr>
        <w:t>such as</w:t>
      </w:r>
      <w:r w:rsidR="005001D0" w:rsidRPr="00012C13">
        <w:rPr>
          <w:rFonts w:ascii="Arial" w:hAnsi="Arial" w:cs="Arial"/>
        </w:rPr>
        <w:t xml:space="preserve"> </w:t>
      </w:r>
      <w:r w:rsidR="0023606D" w:rsidRPr="00012C13">
        <w:rPr>
          <w:rFonts w:ascii="Arial" w:hAnsi="Arial" w:cs="Arial"/>
        </w:rPr>
        <w:t xml:space="preserve">acting as </w:t>
      </w:r>
      <w:r w:rsidR="005001D0" w:rsidRPr="00012C13">
        <w:rPr>
          <w:rFonts w:ascii="Arial" w:hAnsi="Arial" w:cs="Arial"/>
        </w:rPr>
        <w:t xml:space="preserve">IoT </w:t>
      </w:r>
      <w:r w:rsidR="0023606D" w:rsidRPr="00012C13">
        <w:rPr>
          <w:rFonts w:ascii="Arial" w:hAnsi="Arial" w:cs="Arial"/>
        </w:rPr>
        <w:t>device.</w:t>
      </w:r>
      <w:r w:rsidR="005001D0" w:rsidRPr="00012C13">
        <w:rPr>
          <w:rFonts w:ascii="Arial" w:hAnsi="Arial" w:cs="Arial"/>
        </w:rPr>
        <w:t xml:space="preserve"> The </w:t>
      </w:r>
      <w:r w:rsidR="006643A6" w:rsidRPr="00012C13">
        <w:rPr>
          <w:rFonts w:ascii="Arial" w:hAnsi="Arial" w:cs="Arial"/>
        </w:rPr>
        <w:t>version</w:t>
      </w:r>
      <w:r w:rsidR="005001D0" w:rsidRPr="00012C13">
        <w:rPr>
          <w:rFonts w:ascii="Arial" w:hAnsi="Arial" w:cs="Arial"/>
        </w:rPr>
        <w:t xml:space="preserve"> used in this study is the Raspberry Pi 4 Model B</w:t>
      </w:r>
      <w:r w:rsidR="00FD4675" w:rsidRPr="00012C13">
        <w:rPr>
          <w:rFonts w:ascii="Arial" w:hAnsi="Arial" w:cs="Arial"/>
        </w:rPr>
        <w:t xml:space="preserve"> which is newly released on the end of May 2020</w:t>
      </w:r>
      <w:r w:rsidR="005001D0" w:rsidRPr="00012C13">
        <w:rPr>
          <w:rFonts w:ascii="Arial" w:hAnsi="Arial" w:cs="Arial"/>
        </w:rPr>
        <w:t xml:space="preserve">. The RPi </w:t>
      </w:r>
      <w:r w:rsidR="008B5B28" w:rsidRPr="00012C13">
        <w:rPr>
          <w:rFonts w:ascii="Arial" w:hAnsi="Arial" w:cs="Arial"/>
        </w:rPr>
        <w:t xml:space="preserve">can </w:t>
      </w:r>
      <w:r w:rsidR="005001D0" w:rsidRPr="00012C13">
        <w:rPr>
          <w:rFonts w:ascii="Arial" w:hAnsi="Arial" w:cs="Arial"/>
        </w:rPr>
        <w:t xml:space="preserve">connect with local area networks with WIFI and transfer </w:t>
      </w:r>
      <w:r w:rsidR="005001D0" w:rsidRPr="00012C13">
        <w:rPr>
          <w:rFonts w:ascii="Arial" w:hAnsi="Arial" w:cs="Arial"/>
        </w:rPr>
        <w:lastRenderedPageBreak/>
        <w:t xml:space="preserve">the data received from the sensors to Microsoft Azure </w:t>
      </w:r>
      <w:proofErr w:type="spellStart"/>
      <w:r w:rsidR="005001D0" w:rsidRPr="00012C13">
        <w:rPr>
          <w:rFonts w:ascii="Arial" w:hAnsi="Arial" w:cs="Arial"/>
        </w:rPr>
        <w:t>IoTHub</w:t>
      </w:r>
      <w:proofErr w:type="spellEnd"/>
      <w:r w:rsidR="005001D0" w:rsidRPr="00012C13">
        <w:rPr>
          <w:rFonts w:ascii="Arial" w:hAnsi="Arial" w:cs="Arial"/>
        </w:rPr>
        <w:t xml:space="preserve"> services, which</w:t>
      </w:r>
      <w:r w:rsidR="005001D0">
        <w:rPr>
          <w:rFonts w:ascii="Arial" w:hAnsi="Arial" w:cs="Arial"/>
        </w:rPr>
        <w:t xml:space="preserve"> will be explained in Section 4.4.1. The technical details are given in the </w:t>
      </w:r>
      <w:r w:rsidR="005001D0" w:rsidRPr="00B0586D">
        <w:rPr>
          <w:rFonts w:ascii="Arial" w:hAnsi="Arial" w:cs="Arial"/>
          <w:highlight w:val="yellow"/>
        </w:rPr>
        <w:t>below Table:</w:t>
      </w:r>
    </w:p>
    <w:p w14:paraId="44C723DC" w14:textId="3E8D5BE6" w:rsidR="00E56536" w:rsidRPr="00C932F1" w:rsidRDefault="00E56536" w:rsidP="00716084">
      <w:pPr>
        <w:rPr>
          <w:rFonts w:ascii="Arial" w:hAnsi="Arial" w:cs="Arial"/>
        </w:rPr>
      </w:pPr>
      <w:r>
        <w:rPr>
          <w:rFonts w:ascii="Arial" w:hAnsi="Arial" w:cs="Arial"/>
        </w:rPr>
        <w:t>Table: Technical specification of Raspberry Pi</w:t>
      </w:r>
      <w:r w:rsidR="005001D0">
        <w:rPr>
          <w:rFonts w:ascii="Arial" w:hAnsi="Arial" w:cs="Arial"/>
        </w:rPr>
        <w:t xml:space="preserve"> and sensors</w:t>
      </w:r>
    </w:p>
    <w:tbl>
      <w:tblPr>
        <w:tblStyle w:val="TableGrid"/>
        <w:tblW w:w="0" w:type="auto"/>
        <w:tblLook w:val="04A0" w:firstRow="1" w:lastRow="0" w:firstColumn="1" w:lastColumn="0" w:noHBand="0" w:noVBand="1"/>
      </w:tblPr>
      <w:tblGrid>
        <w:gridCol w:w="1183"/>
        <w:gridCol w:w="1909"/>
        <w:gridCol w:w="3089"/>
        <w:gridCol w:w="2835"/>
      </w:tblGrid>
      <w:tr w:rsidR="00706848" w14:paraId="2E1F7520" w14:textId="77777777" w:rsidTr="00706848">
        <w:tc>
          <w:tcPr>
            <w:tcW w:w="1183" w:type="dxa"/>
          </w:tcPr>
          <w:p w14:paraId="3F3BDCCD" w14:textId="62C29FF1" w:rsidR="00706848" w:rsidRPr="000E0B64" w:rsidRDefault="00706848" w:rsidP="000E0B64">
            <w:pPr>
              <w:jc w:val="center"/>
              <w:rPr>
                <w:rFonts w:ascii="Arial" w:hAnsi="Arial" w:cs="Arial"/>
                <w:b/>
                <w:bCs/>
              </w:rPr>
            </w:pPr>
            <w:r w:rsidRPr="000E0B64">
              <w:rPr>
                <w:rFonts w:ascii="Arial" w:hAnsi="Arial" w:cs="Arial"/>
                <w:b/>
                <w:bCs/>
              </w:rPr>
              <w:t>Sensor</w:t>
            </w:r>
          </w:p>
        </w:tc>
        <w:tc>
          <w:tcPr>
            <w:tcW w:w="1909" w:type="dxa"/>
          </w:tcPr>
          <w:p w14:paraId="1583AAC1" w14:textId="40DB3542" w:rsidR="00706848" w:rsidRPr="000E0B64" w:rsidRDefault="00706848" w:rsidP="000E0B64">
            <w:pPr>
              <w:jc w:val="center"/>
              <w:rPr>
                <w:rFonts w:ascii="Arial" w:hAnsi="Arial" w:cs="Arial"/>
                <w:b/>
                <w:bCs/>
              </w:rPr>
            </w:pPr>
            <w:r>
              <w:rPr>
                <w:rFonts w:ascii="Arial" w:hAnsi="Arial" w:cs="Arial"/>
                <w:b/>
                <w:bCs/>
              </w:rPr>
              <w:t>Data to capture</w:t>
            </w:r>
          </w:p>
        </w:tc>
        <w:tc>
          <w:tcPr>
            <w:tcW w:w="3089" w:type="dxa"/>
          </w:tcPr>
          <w:p w14:paraId="2BCA0A3C" w14:textId="0E05F48E" w:rsidR="00706848" w:rsidRPr="000E0B64" w:rsidRDefault="00706848" w:rsidP="000E0B64">
            <w:pPr>
              <w:jc w:val="center"/>
              <w:rPr>
                <w:rFonts w:ascii="Arial" w:hAnsi="Arial" w:cs="Arial"/>
                <w:b/>
                <w:bCs/>
              </w:rPr>
            </w:pPr>
            <w:r w:rsidRPr="000E0B64">
              <w:rPr>
                <w:rFonts w:ascii="Arial" w:hAnsi="Arial" w:cs="Arial"/>
                <w:b/>
                <w:bCs/>
              </w:rPr>
              <w:t>Image</w:t>
            </w:r>
          </w:p>
        </w:tc>
        <w:tc>
          <w:tcPr>
            <w:tcW w:w="2835" w:type="dxa"/>
          </w:tcPr>
          <w:p w14:paraId="00F76662" w14:textId="1027A461" w:rsidR="00706848" w:rsidRPr="000E0B64" w:rsidRDefault="00706848" w:rsidP="000E0B64">
            <w:pPr>
              <w:jc w:val="center"/>
              <w:rPr>
                <w:rFonts w:ascii="Arial" w:hAnsi="Arial" w:cs="Arial"/>
                <w:b/>
                <w:bCs/>
              </w:rPr>
            </w:pPr>
            <w:r w:rsidRPr="00B0586D">
              <w:rPr>
                <w:rFonts w:ascii="Arial" w:hAnsi="Arial" w:cs="Arial"/>
                <w:b/>
                <w:bCs/>
                <w:highlight w:val="yellow"/>
              </w:rPr>
              <w:t>Technical Data</w:t>
            </w:r>
          </w:p>
        </w:tc>
      </w:tr>
      <w:tr w:rsidR="00706848" w14:paraId="24703817" w14:textId="77777777" w:rsidTr="00706848">
        <w:tc>
          <w:tcPr>
            <w:tcW w:w="1183" w:type="dxa"/>
          </w:tcPr>
          <w:p w14:paraId="69CB99D9" w14:textId="5661DE1C" w:rsidR="00706848" w:rsidRDefault="00706848">
            <w:pPr>
              <w:rPr>
                <w:rFonts w:ascii="Arial" w:hAnsi="Arial" w:cs="Arial"/>
              </w:rPr>
            </w:pPr>
            <w:r>
              <w:rPr>
                <w:rFonts w:ascii="Arial" w:hAnsi="Arial" w:cs="Arial"/>
              </w:rPr>
              <w:t>SHT20</w:t>
            </w:r>
          </w:p>
        </w:tc>
        <w:tc>
          <w:tcPr>
            <w:tcW w:w="1909" w:type="dxa"/>
          </w:tcPr>
          <w:p w14:paraId="35E5E883" w14:textId="77777777" w:rsidR="00706848" w:rsidRPr="00C95A94" w:rsidRDefault="00706848">
            <w:pPr>
              <w:rPr>
                <w:rFonts w:ascii="Arial" w:hAnsi="Arial" w:cs="Arial"/>
                <w:noProof/>
              </w:rPr>
            </w:pPr>
            <w:r w:rsidRPr="00C95A94">
              <w:rPr>
                <w:rFonts w:ascii="Arial" w:hAnsi="Arial" w:cs="Arial"/>
                <w:noProof/>
              </w:rPr>
              <w:t>Temperature,</w:t>
            </w:r>
          </w:p>
          <w:p w14:paraId="1673C762" w14:textId="7BD8D963" w:rsidR="00706848" w:rsidRPr="00C95A94" w:rsidRDefault="00706848">
            <w:pPr>
              <w:rPr>
                <w:rFonts w:ascii="Arial" w:hAnsi="Arial" w:cs="Arial"/>
                <w:noProof/>
              </w:rPr>
            </w:pPr>
            <w:r w:rsidRPr="00C95A94">
              <w:rPr>
                <w:rFonts w:ascii="Arial" w:hAnsi="Arial" w:cs="Arial"/>
                <w:noProof/>
              </w:rPr>
              <w:t>Humidity</w:t>
            </w:r>
          </w:p>
        </w:tc>
        <w:tc>
          <w:tcPr>
            <w:tcW w:w="3089" w:type="dxa"/>
          </w:tcPr>
          <w:p w14:paraId="07DD16F5" w14:textId="773A664E" w:rsidR="00706848" w:rsidRDefault="00706848" w:rsidP="00C95A94">
            <w:pPr>
              <w:jc w:val="center"/>
              <w:rPr>
                <w:rFonts w:ascii="Arial" w:hAnsi="Arial" w:cs="Arial"/>
              </w:rPr>
            </w:pPr>
            <w:r>
              <w:rPr>
                <w:noProof/>
              </w:rPr>
              <w:drawing>
                <wp:inline distT="0" distB="0" distL="0" distR="0" wp14:anchorId="167675BC" wp14:editId="5D081AC8">
                  <wp:extent cx="1259593" cy="1237129"/>
                  <wp:effectExtent l="0" t="0" r="0" b="1270"/>
                  <wp:docPr id="2" name="Picture 2" descr="SHT20 溫濕度傳感器模組I2C 通訊- 台灣物聯科技TaiwanIOT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T20 溫濕度傳感器模組I2C 通訊- 台灣物聯科技TaiwanIOT Studi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87574" cy="1264611"/>
                          </a:xfrm>
                          <a:prstGeom prst="rect">
                            <a:avLst/>
                          </a:prstGeom>
                          <a:noFill/>
                          <a:ln>
                            <a:noFill/>
                          </a:ln>
                        </pic:spPr>
                      </pic:pic>
                    </a:graphicData>
                  </a:graphic>
                </wp:inline>
              </w:drawing>
            </w:r>
          </w:p>
        </w:tc>
        <w:tc>
          <w:tcPr>
            <w:tcW w:w="2835" w:type="dxa"/>
          </w:tcPr>
          <w:p w14:paraId="47C67B2D" w14:textId="7A3F928E" w:rsidR="00706848" w:rsidRDefault="00706848">
            <w:pPr>
              <w:rPr>
                <w:rFonts w:ascii="Arial" w:hAnsi="Arial" w:cs="Arial"/>
              </w:rPr>
            </w:pPr>
          </w:p>
        </w:tc>
      </w:tr>
      <w:tr w:rsidR="00706848" w14:paraId="639EDE7F" w14:textId="77777777" w:rsidTr="00706848">
        <w:tc>
          <w:tcPr>
            <w:tcW w:w="1183" w:type="dxa"/>
          </w:tcPr>
          <w:p w14:paraId="35BAF7B3" w14:textId="25B92915" w:rsidR="00706848" w:rsidRDefault="00706848">
            <w:pPr>
              <w:rPr>
                <w:rFonts w:ascii="Arial" w:hAnsi="Arial" w:cs="Arial"/>
              </w:rPr>
            </w:pPr>
            <w:r>
              <w:rPr>
                <w:rFonts w:ascii="Arial" w:hAnsi="Arial" w:cs="Arial"/>
              </w:rPr>
              <w:t>PMS3003</w:t>
            </w:r>
          </w:p>
        </w:tc>
        <w:tc>
          <w:tcPr>
            <w:tcW w:w="1909" w:type="dxa"/>
          </w:tcPr>
          <w:p w14:paraId="19CEB832" w14:textId="6EDAAE8F" w:rsidR="00706848" w:rsidRPr="00C95A94" w:rsidRDefault="00706848">
            <w:pPr>
              <w:rPr>
                <w:rFonts w:ascii="Arial" w:hAnsi="Arial" w:cs="Arial"/>
                <w:noProof/>
              </w:rPr>
            </w:pPr>
            <w:r w:rsidRPr="00C95A94">
              <w:rPr>
                <w:rFonts w:ascii="Arial" w:hAnsi="Arial" w:cs="Arial"/>
                <w:noProof/>
              </w:rPr>
              <w:t>PM2.5</w:t>
            </w:r>
          </w:p>
        </w:tc>
        <w:tc>
          <w:tcPr>
            <w:tcW w:w="3089" w:type="dxa"/>
          </w:tcPr>
          <w:p w14:paraId="60BD5475" w14:textId="72B4B69E" w:rsidR="00706848" w:rsidRDefault="00706848" w:rsidP="00C95A94">
            <w:pPr>
              <w:jc w:val="center"/>
              <w:rPr>
                <w:rFonts w:ascii="Arial" w:hAnsi="Arial" w:cs="Arial"/>
              </w:rPr>
            </w:pPr>
            <w:r>
              <w:rPr>
                <w:noProof/>
              </w:rPr>
              <w:drawing>
                <wp:inline distT="0" distB="0" distL="0" distR="0" wp14:anchorId="313F4AA2" wp14:editId="403A2C8D">
                  <wp:extent cx="1444599" cy="1444599"/>
                  <wp:effectExtent l="0" t="0" r="3810" b="3810"/>
                  <wp:docPr id="3" name="Picture 3" descr="Laser Particle Concentration Dust Sensor Pm2.5 Plantower Pms300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ser Particle Concentration Dust Sensor Pm2.5 Plantower Pms3003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81715" cy="1481715"/>
                          </a:xfrm>
                          <a:prstGeom prst="rect">
                            <a:avLst/>
                          </a:prstGeom>
                          <a:noFill/>
                          <a:ln>
                            <a:noFill/>
                          </a:ln>
                        </pic:spPr>
                      </pic:pic>
                    </a:graphicData>
                  </a:graphic>
                </wp:inline>
              </w:drawing>
            </w:r>
          </w:p>
        </w:tc>
        <w:tc>
          <w:tcPr>
            <w:tcW w:w="2835" w:type="dxa"/>
          </w:tcPr>
          <w:p w14:paraId="5A5E02D0" w14:textId="05981295" w:rsidR="00706848" w:rsidRDefault="00706848" w:rsidP="005F4C54">
            <w:pPr>
              <w:rPr>
                <w:rFonts w:ascii="Arial" w:hAnsi="Arial" w:cs="Arial"/>
              </w:rPr>
            </w:pPr>
          </w:p>
        </w:tc>
      </w:tr>
      <w:tr w:rsidR="00706848" w14:paraId="63EFFCF1" w14:textId="77777777" w:rsidTr="00706848">
        <w:tc>
          <w:tcPr>
            <w:tcW w:w="1183" w:type="dxa"/>
          </w:tcPr>
          <w:p w14:paraId="5B0E24EB" w14:textId="62057C4A" w:rsidR="00706848" w:rsidRDefault="00706848">
            <w:pPr>
              <w:rPr>
                <w:rFonts w:ascii="Arial" w:hAnsi="Arial" w:cs="Arial"/>
              </w:rPr>
            </w:pPr>
            <w:r>
              <w:rPr>
                <w:rFonts w:ascii="Arial" w:hAnsi="Arial" w:cs="Arial"/>
              </w:rPr>
              <w:t>MH-Z19</w:t>
            </w:r>
          </w:p>
        </w:tc>
        <w:tc>
          <w:tcPr>
            <w:tcW w:w="1909" w:type="dxa"/>
          </w:tcPr>
          <w:p w14:paraId="1E2BF91C" w14:textId="544B111B" w:rsidR="00706848" w:rsidRPr="00C95A94" w:rsidRDefault="00706848">
            <w:pPr>
              <w:rPr>
                <w:rFonts w:ascii="Arial" w:hAnsi="Arial" w:cs="Arial"/>
                <w:noProof/>
              </w:rPr>
            </w:pPr>
            <w:r w:rsidRPr="00C95A94">
              <w:rPr>
                <w:rFonts w:ascii="Arial" w:hAnsi="Arial" w:cs="Arial"/>
                <w:noProof/>
              </w:rPr>
              <w:t>CO</w:t>
            </w:r>
            <w:r w:rsidRPr="00C95A94">
              <w:rPr>
                <w:rFonts w:ascii="Arial" w:hAnsi="Arial" w:cs="Arial"/>
                <w:noProof/>
                <w:vertAlign w:val="subscript"/>
              </w:rPr>
              <w:t>2</w:t>
            </w:r>
          </w:p>
        </w:tc>
        <w:tc>
          <w:tcPr>
            <w:tcW w:w="3089" w:type="dxa"/>
          </w:tcPr>
          <w:p w14:paraId="48AB4188" w14:textId="2A7D261D" w:rsidR="00706848" w:rsidRDefault="00706848">
            <w:pPr>
              <w:rPr>
                <w:rFonts w:ascii="Arial" w:hAnsi="Arial" w:cs="Arial"/>
              </w:rPr>
            </w:pPr>
            <w:r>
              <w:rPr>
                <w:noProof/>
              </w:rPr>
              <w:drawing>
                <wp:inline distT="0" distB="0" distL="0" distR="0" wp14:anchorId="1131DE8C" wp14:editId="5F4B7355">
                  <wp:extent cx="1551710" cy="1452449"/>
                  <wp:effectExtent l="0" t="0" r="0" b="0"/>
                  <wp:docPr id="4" name="Picture 4" descr="100% New&amp;original MH Z19 MHZ19| |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0% New&amp;original MH Z19 MHZ19| | - AliExpres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66967" cy="1466730"/>
                          </a:xfrm>
                          <a:prstGeom prst="rect">
                            <a:avLst/>
                          </a:prstGeom>
                          <a:noFill/>
                          <a:ln>
                            <a:noFill/>
                          </a:ln>
                        </pic:spPr>
                      </pic:pic>
                    </a:graphicData>
                  </a:graphic>
                </wp:inline>
              </w:drawing>
            </w:r>
          </w:p>
        </w:tc>
        <w:tc>
          <w:tcPr>
            <w:tcW w:w="2835" w:type="dxa"/>
          </w:tcPr>
          <w:p w14:paraId="6CFDE967" w14:textId="68D99EDE" w:rsidR="00706848" w:rsidRDefault="00706848" w:rsidP="005F4C54">
            <w:pPr>
              <w:rPr>
                <w:rFonts w:ascii="Arial" w:hAnsi="Arial" w:cs="Arial"/>
              </w:rPr>
            </w:pPr>
          </w:p>
        </w:tc>
      </w:tr>
    </w:tbl>
    <w:p w14:paraId="076D7B24" w14:textId="77777777" w:rsidR="00212B19" w:rsidRDefault="00212B19">
      <w:pPr>
        <w:rPr>
          <w:rFonts w:ascii="Arial" w:hAnsi="Arial" w:cs="Arial"/>
        </w:rPr>
      </w:pPr>
    </w:p>
    <w:p w14:paraId="5B7690D7" w14:textId="18BBE13A" w:rsidR="000C2DC3" w:rsidRDefault="000C2DC3">
      <w:pPr>
        <w:rPr>
          <w:rFonts w:ascii="Arial" w:hAnsi="Arial" w:cs="Arial"/>
        </w:rPr>
      </w:pPr>
      <w:r w:rsidRPr="000C2DC3">
        <w:rPr>
          <w:rFonts w:ascii="Arial" w:hAnsi="Arial" w:cs="Arial"/>
          <w:highlight w:val="yellow"/>
        </w:rPr>
        <w:t xml:space="preserve">Figure </w:t>
      </w:r>
      <w:r w:rsidR="009C269B">
        <w:rPr>
          <w:rFonts w:ascii="Arial" w:hAnsi="Arial" w:cs="Arial"/>
          <w:highlight w:val="yellow"/>
        </w:rPr>
        <w:t>to show f</w:t>
      </w:r>
      <w:r w:rsidR="00415380" w:rsidRPr="000C2DC3">
        <w:rPr>
          <w:rFonts w:ascii="Arial" w:hAnsi="Arial" w:cs="Arial"/>
          <w:highlight w:val="yellow"/>
        </w:rPr>
        <w:t xml:space="preserve">inal </w:t>
      </w:r>
      <w:r w:rsidR="009C269B">
        <w:rPr>
          <w:rFonts w:ascii="Arial" w:hAnsi="Arial" w:cs="Arial"/>
          <w:highlight w:val="yellow"/>
        </w:rPr>
        <w:t>c</w:t>
      </w:r>
      <w:r w:rsidR="00415380" w:rsidRPr="000C2DC3">
        <w:rPr>
          <w:rFonts w:ascii="Arial" w:hAnsi="Arial" w:cs="Arial"/>
          <w:highlight w:val="yellow"/>
        </w:rPr>
        <w:t>onfiguration of the Raspberry Pi with sensor installed.</w:t>
      </w:r>
    </w:p>
    <w:p w14:paraId="21F2632D" w14:textId="400D0C60" w:rsidR="0011490A" w:rsidRPr="00B0586D" w:rsidRDefault="0011490A" w:rsidP="0082171A">
      <w:pPr>
        <w:pStyle w:val="Heading1"/>
        <w:numPr>
          <w:ilvl w:val="2"/>
          <w:numId w:val="2"/>
        </w:numPr>
        <w:ind w:left="504"/>
        <w:rPr>
          <w:rFonts w:ascii="Arial" w:hAnsi="Arial" w:cs="Arial"/>
          <w:sz w:val="22"/>
          <w:szCs w:val="22"/>
          <w:highlight w:val="yellow"/>
        </w:rPr>
      </w:pPr>
      <w:r w:rsidRPr="00B0586D">
        <w:rPr>
          <w:rFonts w:ascii="Arial" w:hAnsi="Arial" w:cs="Arial"/>
          <w:sz w:val="22"/>
          <w:szCs w:val="22"/>
          <w:highlight w:val="yellow"/>
        </w:rPr>
        <w:t>Field Info</w:t>
      </w:r>
    </w:p>
    <w:p w14:paraId="6DCA1FEB" w14:textId="36FC40AA" w:rsidR="00AE2DE1" w:rsidRPr="00B0586D" w:rsidRDefault="00AE2DE1" w:rsidP="00AE2DE1">
      <w:pPr>
        <w:jc w:val="both"/>
        <w:rPr>
          <w:rFonts w:ascii="Arial" w:hAnsi="Arial" w:cs="Arial"/>
          <w:highlight w:val="yellow"/>
        </w:rPr>
      </w:pPr>
      <w:r w:rsidRPr="00B0586D">
        <w:rPr>
          <w:rFonts w:ascii="Arial" w:hAnsi="Arial" w:cs="Arial"/>
          <w:highlight w:val="yellow"/>
        </w:rPr>
        <w:t>To simulate a working condition of a construction site and the ability of the sensor to collect the empirical data, the sensory system was installed on a local factory in Hong Kong. The following sections describe the approach to install the system</w:t>
      </w:r>
      <w:r w:rsidR="00C54C4C" w:rsidRPr="00B0586D">
        <w:rPr>
          <w:rFonts w:ascii="Arial" w:hAnsi="Arial" w:cs="Arial"/>
          <w:highlight w:val="yellow"/>
        </w:rPr>
        <w:t>.</w:t>
      </w:r>
    </w:p>
    <w:p w14:paraId="4E2F3861" w14:textId="77777777" w:rsidR="0011490A" w:rsidRPr="00367007" w:rsidRDefault="0011490A" w:rsidP="0011490A">
      <w:pPr>
        <w:pStyle w:val="NormalWeb"/>
        <w:spacing w:before="0" w:beforeAutospacing="0" w:after="0" w:afterAutospacing="0"/>
        <w:rPr>
          <w:rFonts w:ascii="Arial" w:hAnsi="Arial" w:cs="Arial"/>
          <w:sz w:val="22"/>
          <w:szCs w:val="22"/>
          <w:highlight w:val="yellow"/>
          <w:lang w:val="en-US"/>
        </w:rPr>
      </w:pPr>
      <w:r w:rsidRPr="00367007">
        <w:rPr>
          <w:rFonts w:ascii="Arial" w:hAnsi="Arial" w:cs="Arial"/>
          <w:sz w:val="22"/>
          <w:szCs w:val="22"/>
          <w:highlight w:val="yellow"/>
          <w:lang w:val="en-US"/>
        </w:rPr>
        <w:t>-&gt;Site Description</w:t>
      </w:r>
    </w:p>
    <w:p w14:paraId="0492CC9D" w14:textId="53AD86F8" w:rsidR="0011490A" w:rsidRPr="00367007" w:rsidRDefault="0011490A" w:rsidP="0011490A">
      <w:pPr>
        <w:pStyle w:val="NormalWeb"/>
        <w:spacing w:before="0" w:beforeAutospacing="0" w:after="0" w:afterAutospacing="0"/>
        <w:rPr>
          <w:rFonts w:ascii="Arial" w:hAnsi="Arial" w:cs="Arial"/>
          <w:sz w:val="22"/>
          <w:szCs w:val="22"/>
          <w:highlight w:val="yellow"/>
          <w:lang w:val="en-US"/>
        </w:rPr>
      </w:pPr>
      <w:r w:rsidRPr="00367007">
        <w:rPr>
          <w:rFonts w:ascii="Arial" w:hAnsi="Arial" w:cs="Arial"/>
          <w:sz w:val="22"/>
          <w:szCs w:val="22"/>
          <w:highlight w:val="yellow"/>
          <w:lang w:val="en-US"/>
        </w:rPr>
        <w:t>-&gt;how sensor set up and collect data in the factory</w:t>
      </w:r>
      <w:r w:rsidR="005E0399" w:rsidRPr="00367007">
        <w:rPr>
          <w:rFonts w:ascii="Arial" w:hAnsi="Arial" w:cs="Arial"/>
          <w:sz w:val="22"/>
          <w:szCs w:val="22"/>
          <w:highlight w:val="yellow"/>
          <w:lang w:val="en-US"/>
        </w:rPr>
        <w:t>, install location plan</w:t>
      </w:r>
    </w:p>
    <w:p w14:paraId="3323B49C" w14:textId="4DBF9884" w:rsidR="00AE2DE1" w:rsidRPr="00367007" w:rsidRDefault="00AE2DE1" w:rsidP="0011490A">
      <w:pPr>
        <w:pStyle w:val="NormalWeb"/>
        <w:spacing w:before="0" w:beforeAutospacing="0" w:after="0" w:afterAutospacing="0"/>
        <w:rPr>
          <w:rFonts w:ascii="Arial" w:hAnsi="Arial" w:cs="Arial"/>
          <w:sz w:val="22"/>
          <w:szCs w:val="22"/>
          <w:highlight w:val="yellow"/>
          <w:lang w:val="en-US"/>
        </w:rPr>
      </w:pPr>
      <w:r w:rsidRPr="00367007">
        <w:rPr>
          <w:rFonts w:ascii="Arial" w:hAnsi="Arial" w:cs="Arial"/>
          <w:sz w:val="22"/>
          <w:szCs w:val="22"/>
          <w:highlight w:val="yellow"/>
          <w:lang w:val="en-US"/>
        </w:rPr>
        <w:t xml:space="preserve">-&gt; </w:t>
      </w:r>
      <w:r w:rsidR="006338D6">
        <w:rPr>
          <w:rFonts w:ascii="Arial" w:hAnsi="Arial" w:cs="Arial"/>
          <w:sz w:val="22"/>
          <w:szCs w:val="22"/>
          <w:highlight w:val="yellow"/>
          <w:lang w:val="en-US"/>
        </w:rPr>
        <w:t>description of the parameter range</w:t>
      </w:r>
    </w:p>
    <w:p w14:paraId="5EE50988" w14:textId="7C6652B3" w:rsidR="00252902" w:rsidRPr="00607CA6" w:rsidRDefault="004B1FFD" w:rsidP="00252902">
      <w:pPr>
        <w:pStyle w:val="Heading1"/>
        <w:numPr>
          <w:ilvl w:val="2"/>
          <w:numId w:val="2"/>
        </w:numPr>
        <w:ind w:left="504"/>
        <w:rPr>
          <w:rFonts w:ascii="Arial" w:hAnsi="Arial" w:cs="Arial"/>
          <w:sz w:val="22"/>
          <w:szCs w:val="22"/>
          <w:lang w:val="x-none"/>
        </w:rPr>
      </w:pPr>
      <w:r>
        <w:rPr>
          <w:rFonts w:ascii="Arial" w:hAnsi="Arial" w:cs="Arial"/>
          <w:sz w:val="22"/>
          <w:szCs w:val="22"/>
        </w:rPr>
        <w:t xml:space="preserve">Statement of </w:t>
      </w:r>
      <w:r w:rsidR="00252902" w:rsidRPr="00607CA6">
        <w:rPr>
          <w:rFonts w:ascii="Arial" w:hAnsi="Arial" w:cs="Arial"/>
          <w:sz w:val="22"/>
          <w:szCs w:val="22"/>
        </w:rPr>
        <w:t>Ethics</w:t>
      </w:r>
    </w:p>
    <w:p w14:paraId="3882DE9B" w14:textId="36555E1D" w:rsidR="003E6CE6" w:rsidRDefault="00B95C4E" w:rsidP="00252902">
      <w:pPr>
        <w:jc w:val="both"/>
        <w:rPr>
          <w:rFonts w:ascii="Arial" w:hAnsi="Arial" w:cs="Arial"/>
        </w:rPr>
      </w:pPr>
      <w:r w:rsidRPr="00607CA6">
        <w:rPr>
          <w:rFonts w:ascii="Arial" w:hAnsi="Arial" w:cs="Arial"/>
        </w:rPr>
        <w:t>All the data used in this dissertation do not contain any personal information and Project hack has granted consent to me for using their data for dissertation purpose. T</w:t>
      </w:r>
      <w:r w:rsidR="00252902" w:rsidRPr="00607CA6">
        <w:rPr>
          <w:rFonts w:ascii="Arial" w:hAnsi="Arial" w:cs="Arial"/>
        </w:rPr>
        <w:t>he</w:t>
      </w:r>
      <w:r w:rsidRPr="00607CA6">
        <w:rPr>
          <w:rFonts w:ascii="Arial" w:hAnsi="Arial" w:cs="Arial"/>
        </w:rPr>
        <w:t>refore, no ethic</w:t>
      </w:r>
      <w:r w:rsidR="00E86863">
        <w:rPr>
          <w:rFonts w:ascii="Arial" w:hAnsi="Arial" w:cs="Arial"/>
        </w:rPr>
        <w:t>s approval was required.</w:t>
      </w:r>
      <w:r w:rsidR="001F494E">
        <w:rPr>
          <w:rFonts w:ascii="Arial" w:hAnsi="Arial" w:cs="Arial"/>
        </w:rPr>
        <w:t xml:space="preserve"> </w:t>
      </w:r>
      <w:r w:rsidR="001F494E" w:rsidRPr="001F494E">
        <w:rPr>
          <w:rFonts w:ascii="Arial" w:hAnsi="Arial" w:cs="Arial"/>
          <w:highlight w:val="yellow"/>
        </w:rPr>
        <w:t>(</w:t>
      </w:r>
      <w:proofErr w:type="spellStart"/>
      <w:r w:rsidR="001F494E" w:rsidRPr="001F494E">
        <w:rPr>
          <w:rFonts w:ascii="Arial" w:hAnsi="Arial" w:cs="Arial"/>
          <w:highlight w:val="yellow"/>
        </w:rPr>
        <w:t>Github</w:t>
      </w:r>
      <w:proofErr w:type="spellEnd"/>
      <w:r w:rsidR="001F494E" w:rsidRPr="001F494E">
        <w:rPr>
          <w:rFonts w:ascii="Arial" w:hAnsi="Arial" w:cs="Arial"/>
          <w:highlight w:val="yellow"/>
        </w:rPr>
        <w:t xml:space="preserve"> link</w:t>
      </w:r>
      <w:r w:rsidR="006338D6">
        <w:rPr>
          <w:rFonts w:ascii="Arial" w:hAnsi="Arial" w:cs="Arial"/>
          <w:highlight w:val="yellow"/>
        </w:rPr>
        <w:t>:</w:t>
      </w:r>
      <w:r w:rsidR="001F494E" w:rsidRPr="001F494E">
        <w:rPr>
          <w:rFonts w:ascii="Arial" w:hAnsi="Arial" w:cs="Arial"/>
          <w:highlight w:val="yellow"/>
        </w:rPr>
        <w:t xml:space="preserve"> )</w:t>
      </w:r>
    </w:p>
    <w:p w14:paraId="0517592C" w14:textId="77777777" w:rsidR="003E6CE6" w:rsidRDefault="003E6CE6">
      <w:pPr>
        <w:rPr>
          <w:rFonts w:ascii="Arial" w:hAnsi="Arial" w:cs="Arial"/>
        </w:rPr>
      </w:pPr>
      <w:r>
        <w:rPr>
          <w:rFonts w:ascii="Arial" w:hAnsi="Arial" w:cs="Arial"/>
        </w:rPr>
        <w:br w:type="page"/>
      </w:r>
    </w:p>
    <w:p w14:paraId="264D3EF8" w14:textId="084C6FC9" w:rsidR="003A1E01" w:rsidRPr="003C069B" w:rsidRDefault="00994E0F" w:rsidP="003C069B">
      <w:pPr>
        <w:pStyle w:val="Heading1"/>
        <w:numPr>
          <w:ilvl w:val="1"/>
          <w:numId w:val="2"/>
        </w:numPr>
        <w:ind w:left="432"/>
        <w:rPr>
          <w:rFonts w:ascii="Arial" w:hAnsi="Arial" w:cs="Arial"/>
          <w:sz w:val="22"/>
          <w:szCs w:val="22"/>
        </w:rPr>
      </w:pPr>
      <w:r>
        <w:rPr>
          <w:rFonts w:ascii="Arial" w:hAnsi="Arial" w:cs="Arial"/>
          <w:sz w:val="22"/>
          <w:szCs w:val="22"/>
        </w:rPr>
        <w:lastRenderedPageBreak/>
        <w:t>BIM</w:t>
      </w:r>
      <w:r w:rsidR="00A014E3">
        <w:rPr>
          <w:rFonts w:ascii="Arial" w:hAnsi="Arial" w:cs="Arial"/>
          <w:sz w:val="22"/>
          <w:szCs w:val="22"/>
        </w:rPr>
        <w:t xml:space="preserve"> </w:t>
      </w:r>
      <w:r>
        <w:rPr>
          <w:rFonts w:ascii="Arial" w:hAnsi="Arial" w:cs="Arial"/>
          <w:sz w:val="22"/>
          <w:szCs w:val="22"/>
        </w:rPr>
        <w:t>360</w:t>
      </w:r>
    </w:p>
    <w:p w14:paraId="1362CB28" w14:textId="7769232B" w:rsidR="00D2224E" w:rsidRPr="007D52A7" w:rsidRDefault="00533B6F" w:rsidP="00D2224E">
      <w:pPr>
        <w:pStyle w:val="Heading1"/>
        <w:numPr>
          <w:ilvl w:val="2"/>
          <w:numId w:val="2"/>
        </w:numPr>
        <w:ind w:left="504"/>
        <w:rPr>
          <w:rFonts w:ascii="Arial" w:hAnsi="Arial" w:cs="Arial"/>
          <w:sz w:val="22"/>
          <w:szCs w:val="22"/>
        </w:rPr>
      </w:pPr>
      <w:r w:rsidRPr="003C069B">
        <w:rPr>
          <w:rFonts w:ascii="Arial" w:hAnsi="Arial" w:cs="Arial"/>
          <w:sz w:val="22"/>
          <w:szCs w:val="22"/>
        </w:rPr>
        <w:t>BIM</w:t>
      </w:r>
      <w:r w:rsidR="00A014E3">
        <w:rPr>
          <w:rFonts w:ascii="Arial" w:hAnsi="Arial" w:cs="Arial"/>
          <w:sz w:val="22"/>
          <w:szCs w:val="22"/>
        </w:rPr>
        <w:t xml:space="preserve"> </w:t>
      </w:r>
      <w:r w:rsidRPr="003C069B">
        <w:rPr>
          <w:rFonts w:ascii="Arial" w:hAnsi="Arial" w:cs="Arial"/>
          <w:sz w:val="22"/>
          <w:szCs w:val="22"/>
        </w:rPr>
        <w:t>360 Collaboration</w:t>
      </w:r>
    </w:p>
    <w:p w14:paraId="770FC5DA" w14:textId="4FE84466" w:rsidR="00D45BB3" w:rsidRDefault="00D45BB3" w:rsidP="00D45BB3">
      <w:pPr>
        <w:jc w:val="both"/>
        <w:rPr>
          <w:rFonts w:ascii="Arial" w:hAnsi="Arial" w:cs="Arial"/>
        </w:rPr>
      </w:pPr>
      <w:r w:rsidRPr="00B8174B">
        <w:rPr>
          <w:rFonts w:ascii="Arial" w:hAnsi="Arial" w:cs="Arial"/>
        </w:rPr>
        <w:t>BIM</w:t>
      </w:r>
      <w:r w:rsidR="00A014E3">
        <w:rPr>
          <w:rFonts w:ascii="Arial" w:hAnsi="Arial" w:cs="Arial"/>
        </w:rPr>
        <w:t xml:space="preserve"> </w:t>
      </w:r>
      <w:r w:rsidRPr="00B8174B">
        <w:rPr>
          <w:rFonts w:ascii="Arial" w:hAnsi="Arial" w:cs="Arial"/>
        </w:rPr>
        <w:t>360 will be used to simulate real-time collaboration, the modules of this cloud platform such as Document Management, Design Collaboration and Project Management modules will be used for explor</w:t>
      </w:r>
      <w:r w:rsidR="00A014E3">
        <w:rPr>
          <w:rFonts w:ascii="Arial" w:hAnsi="Arial" w:cs="Arial"/>
        </w:rPr>
        <w:t>e</w:t>
      </w:r>
      <w:r w:rsidRPr="00B8174B">
        <w:rPr>
          <w:rFonts w:ascii="Arial" w:hAnsi="Arial" w:cs="Arial"/>
        </w:rPr>
        <w:t xml:space="preserve"> the functionality on multi-disciplinary coordination on all project information. Drawings, model data and relevant files uploaded on BIM360 support version control with the help of module Document Management. Design Collaboration module can show the different drawing packages at different time created by different parties and will allow them to decide whether to consume that package for their further amendment. The data also supports requests for information (RFIs), submittals, inspections and more will the module Project Management.</w:t>
      </w:r>
      <w:r w:rsidR="00DE7EAA">
        <w:rPr>
          <w:rFonts w:ascii="Arial" w:hAnsi="Arial" w:cs="Arial"/>
        </w:rPr>
        <w:t xml:space="preserve"> </w:t>
      </w:r>
      <w:r w:rsidR="00DE7EAA" w:rsidRPr="00DE7EAA">
        <w:rPr>
          <w:rFonts w:ascii="Arial" w:hAnsi="Arial" w:cs="Arial"/>
          <w:highlight w:val="yellow"/>
        </w:rPr>
        <w:t>(</w:t>
      </w:r>
      <w:r w:rsidR="006338D6">
        <w:rPr>
          <w:rFonts w:ascii="Arial" w:hAnsi="Arial" w:cs="Arial"/>
          <w:highlight w:val="yellow"/>
        </w:rPr>
        <w:t xml:space="preserve">details of </w:t>
      </w:r>
      <w:r w:rsidR="00DE7EAA" w:rsidRPr="00DE7EAA">
        <w:rPr>
          <w:rFonts w:ascii="Arial" w:hAnsi="Arial" w:cs="Arial"/>
          <w:highlight w:val="yellow"/>
        </w:rPr>
        <w:t>ISO19650 workflow)</w:t>
      </w:r>
      <w:r w:rsidR="00A014E3">
        <w:rPr>
          <w:rFonts w:ascii="Arial" w:hAnsi="Arial" w:cs="Arial"/>
        </w:rPr>
        <w:t xml:space="preserve"> </w:t>
      </w:r>
    </w:p>
    <w:p w14:paraId="33A67883" w14:textId="7738BFE8" w:rsidR="00DF6D9D" w:rsidRDefault="00DF6D9D" w:rsidP="00B0586D">
      <w:pPr>
        <w:jc w:val="center"/>
        <w:rPr>
          <w:rFonts w:ascii="Arial" w:hAnsi="Arial" w:cs="Arial"/>
        </w:rPr>
      </w:pPr>
      <w:r>
        <w:rPr>
          <w:rFonts w:ascii="Arial" w:hAnsi="Arial" w:cs="Arial"/>
          <w:noProof/>
        </w:rPr>
        <w:drawing>
          <wp:inline distT="0" distB="0" distL="0" distR="0" wp14:anchorId="62B3F4AE" wp14:editId="7B9113EE">
            <wp:extent cx="3733800" cy="29021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41046" cy="2907811"/>
                    </a:xfrm>
                    <a:prstGeom prst="rect">
                      <a:avLst/>
                    </a:prstGeom>
                    <a:noFill/>
                    <a:ln>
                      <a:noFill/>
                    </a:ln>
                  </pic:spPr>
                </pic:pic>
              </a:graphicData>
            </a:graphic>
          </wp:inline>
        </w:drawing>
      </w:r>
    </w:p>
    <w:p w14:paraId="4D88E067" w14:textId="30206576" w:rsidR="00994E0F" w:rsidRDefault="00994E0F" w:rsidP="00994E0F">
      <w:pPr>
        <w:pStyle w:val="Heading1"/>
        <w:numPr>
          <w:ilvl w:val="2"/>
          <w:numId w:val="2"/>
        </w:numPr>
        <w:ind w:left="504"/>
        <w:rPr>
          <w:rFonts w:ascii="Arial" w:hAnsi="Arial" w:cs="Arial"/>
          <w:sz w:val="22"/>
          <w:szCs w:val="22"/>
        </w:rPr>
      </w:pPr>
      <w:r w:rsidRPr="00994E0F">
        <w:rPr>
          <w:rFonts w:ascii="Arial" w:hAnsi="Arial" w:cs="Arial"/>
          <w:sz w:val="22"/>
          <w:szCs w:val="22"/>
        </w:rPr>
        <w:t>Forge</w:t>
      </w:r>
      <w:r>
        <w:rPr>
          <w:rFonts w:ascii="Arial" w:hAnsi="Arial" w:cs="Arial"/>
          <w:sz w:val="22"/>
          <w:szCs w:val="22"/>
        </w:rPr>
        <w:t xml:space="preserve"> API</w:t>
      </w:r>
    </w:p>
    <w:p w14:paraId="65E12F97" w14:textId="291CAF97" w:rsidR="00994E0F" w:rsidRDefault="00994E0F" w:rsidP="003736DE">
      <w:pPr>
        <w:jc w:val="both"/>
        <w:rPr>
          <w:rFonts w:ascii="Arial" w:hAnsi="Arial" w:cs="Arial"/>
        </w:rPr>
      </w:pPr>
      <w:r w:rsidRPr="00083D28">
        <w:rPr>
          <w:rFonts w:ascii="Arial" w:hAnsi="Arial" w:cs="Arial"/>
        </w:rPr>
        <w:t xml:space="preserve">To </w:t>
      </w:r>
      <w:r>
        <w:rPr>
          <w:rFonts w:ascii="Arial" w:hAnsi="Arial" w:cs="Arial"/>
        </w:rPr>
        <w:t xml:space="preserve">retrieve </w:t>
      </w:r>
      <w:r w:rsidRPr="00083D28">
        <w:rPr>
          <w:rFonts w:ascii="Arial" w:hAnsi="Arial" w:cs="Arial"/>
        </w:rPr>
        <w:t xml:space="preserve">the </w:t>
      </w:r>
      <w:r>
        <w:rPr>
          <w:rFonts w:ascii="Arial" w:hAnsi="Arial" w:cs="Arial"/>
        </w:rPr>
        <w:t>data</w:t>
      </w:r>
      <w:r w:rsidRPr="00083D28">
        <w:rPr>
          <w:rFonts w:ascii="Arial" w:hAnsi="Arial" w:cs="Arial"/>
        </w:rPr>
        <w:t xml:space="preserve"> </w:t>
      </w:r>
      <w:r>
        <w:rPr>
          <w:rFonts w:ascii="Arial" w:hAnsi="Arial" w:cs="Arial"/>
        </w:rPr>
        <w:t>from</w:t>
      </w:r>
      <w:r w:rsidRPr="00083D28">
        <w:rPr>
          <w:rFonts w:ascii="Arial" w:hAnsi="Arial" w:cs="Arial"/>
        </w:rPr>
        <w:t xml:space="preserve"> BIM 360, </w:t>
      </w:r>
      <w:r>
        <w:rPr>
          <w:rFonts w:ascii="Arial" w:hAnsi="Arial" w:cs="Arial"/>
        </w:rPr>
        <w:t xml:space="preserve">the </w:t>
      </w:r>
      <w:r w:rsidRPr="00083D28">
        <w:rPr>
          <w:rFonts w:ascii="Arial" w:hAnsi="Arial" w:cs="Arial"/>
        </w:rPr>
        <w:t xml:space="preserve">Autodesk Forge </w:t>
      </w:r>
      <w:r>
        <w:rPr>
          <w:rFonts w:ascii="Arial" w:hAnsi="Arial" w:cs="Arial"/>
        </w:rPr>
        <w:t>API has been used. It</w:t>
      </w:r>
      <w:r w:rsidRPr="00083D28">
        <w:rPr>
          <w:rFonts w:ascii="Arial" w:hAnsi="Arial" w:cs="Arial"/>
        </w:rPr>
        <w:t xml:space="preserve"> comprised of multiple API’s, each one dedicated to a specific group of tasks related to </w:t>
      </w:r>
      <w:r>
        <w:rPr>
          <w:rFonts w:ascii="Arial" w:hAnsi="Arial" w:cs="Arial"/>
        </w:rPr>
        <w:t xml:space="preserve">the </w:t>
      </w:r>
      <w:r w:rsidRPr="00083D28">
        <w:rPr>
          <w:rFonts w:ascii="Arial" w:hAnsi="Arial" w:cs="Arial"/>
        </w:rPr>
        <w:t xml:space="preserve">Autodesk cloud ecosystem. </w:t>
      </w:r>
      <w:r w:rsidR="003736DE">
        <w:rPr>
          <w:rFonts w:ascii="Arial" w:hAnsi="Arial" w:cs="Arial"/>
        </w:rPr>
        <w:t xml:space="preserve">The data in BIM360 </w:t>
      </w:r>
      <w:r w:rsidR="00CB24D8">
        <w:rPr>
          <w:rFonts w:ascii="Arial" w:hAnsi="Arial" w:cs="Arial"/>
        </w:rPr>
        <w:t xml:space="preserve">such as model data, checklist, issues and so on </w:t>
      </w:r>
      <w:r w:rsidR="003736DE">
        <w:rPr>
          <w:rFonts w:ascii="Arial" w:hAnsi="Arial" w:cs="Arial"/>
        </w:rPr>
        <w:t xml:space="preserve">can be further developed for </w:t>
      </w:r>
      <w:r w:rsidR="003736DE" w:rsidRPr="003736DE">
        <w:rPr>
          <w:rFonts w:ascii="Arial" w:hAnsi="Arial" w:cs="Arial"/>
        </w:rPr>
        <w:t>automate</w:t>
      </w:r>
      <w:r w:rsidR="003736DE">
        <w:rPr>
          <w:rFonts w:ascii="Arial" w:hAnsi="Arial" w:cs="Arial"/>
        </w:rPr>
        <w:t>d</w:t>
      </w:r>
      <w:r w:rsidR="003736DE" w:rsidRPr="003736DE">
        <w:rPr>
          <w:rFonts w:ascii="Arial" w:hAnsi="Arial" w:cs="Arial"/>
        </w:rPr>
        <w:t xml:space="preserve"> processes, workflows</w:t>
      </w:r>
      <w:r w:rsidR="003736DE">
        <w:rPr>
          <w:rFonts w:ascii="Arial" w:hAnsi="Arial" w:cs="Arial"/>
        </w:rPr>
        <w:t xml:space="preserve"> </w:t>
      </w:r>
      <w:r w:rsidR="00CE7718">
        <w:rPr>
          <w:rFonts w:ascii="Arial" w:hAnsi="Arial" w:cs="Arial"/>
        </w:rPr>
        <w:t>and</w:t>
      </w:r>
      <w:r w:rsidR="003736DE" w:rsidRPr="003736DE">
        <w:rPr>
          <w:rFonts w:ascii="Arial" w:hAnsi="Arial" w:cs="Arial"/>
        </w:rPr>
        <w:t xml:space="preserve"> </w:t>
      </w:r>
      <w:r w:rsidR="003736DE">
        <w:rPr>
          <w:rFonts w:ascii="Arial" w:hAnsi="Arial" w:cs="Arial"/>
        </w:rPr>
        <w:t xml:space="preserve">data </w:t>
      </w:r>
      <w:r w:rsidR="003736DE" w:rsidRPr="003736DE">
        <w:rPr>
          <w:rFonts w:ascii="Arial" w:hAnsi="Arial" w:cs="Arial"/>
        </w:rPr>
        <w:t>visuali</w:t>
      </w:r>
      <w:r w:rsidR="003736DE">
        <w:rPr>
          <w:rFonts w:ascii="Arial" w:hAnsi="Arial" w:cs="Arial"/>
        </w:rPr>
        <w:t>sation.</w:t>
      </w:r>
      <w:r w:rsidR="003736DE" w:rsidRPr="003736DE">
        <w:rPr>
          <w:rFonts w:ascii="Arial" w:hAnsi="Arial" w:cs="Arial"/>
        </w:rPr>
        <w:t xml:space="preserve"> </w:t>
      </w:r>
      <w:r w:rsidRPr="00083D28">
        <w:rPr>
          <w:rFonts w:ascii="Arial" w:hAnsi="Arial" w:cs="Arial"/>
        </w:rPr>
        <w:t>All th</w:t>
      </w:r>
      <w:r>
        <w:rPr>
          <w:rFonts w:ascii="Arial" w:hAnsi="Arial" w:cs="Arial"/>
        </w:rPr>
        <w:t xml:space="preserve">e </w:t>
      </w:r>
      <w:r w:rsidRPr="00083D28">
        <w:rPr>
          <w:rFonts w:ascii="Arial" w:hAnsi="Arial" w:cs="Arial"/>
        </w:rPr>
        <w:t xml:space="preserve">available </w:t>
      </w:r>
      <w:r>
        <w:rPr>
          <w:rFonts w:ascii="Arial" w:hAnsi="Arial" w:cs="Arial"/>
        </w:rPr>
        <w:t xml:space="preserve">API </w:t>
      </w:r>
      <w:r w:rsidRPr="00083D28">
        <w:rPr>
          <w:rFonts w:ascii="Arial" w:hAnsi="Arial" w:cs="Arial"/>
        </w:rPr>
        <w:t xml:space="preserve">can be explored on </w:t>
      </w:r>
      <w:hyperlink r:id="rId22" w:history="1">
        <w:r w:rsidRPr="006238BE">
          <w:rPr>
            <w:rStyle w:val="Hyperlink"/>
            <w:rFonts w:ascii="Arial" w:hAnsi="Arial" w:cs="Arial"/>
          </w:rPr>
          <w:t>forge.autodesk.com</w:t>
        </w:r>
      </w:hyperlink>
      <w:r>
        <w:rPr>
          <w:rFonts w:ascii="Arial" w:hAnsi="Arial" w:cs="Arial"/>
        </w:rPr>
        <w:t>.</w:t>
      </w:r>
      <w:r w:rsidR="00A014E3">
        <w:rPr>
          <w:rFonts w:ascii="Arial" w:hAnsi="Arial" w:cs="Arial"/>
        </w:rPr>
        <w:t xml:space="preserve"> </w:t>
      </w:r>
    </w:p>
    <w:p w14:paraId="4A9294BA" w14:textId="5A2030D3" w:rsidR="003C069B" w:rsidRDefault="00B83051" w:rsidP="003C069B">
      <w:pPr>
        <w:pStyle w:val="Heading1"/>
        <w:numPr>
          <w:ilvl w:val="1"/>
          <w:numId w:val="2"/>
        </w:numPr>
        <w:ind w:left="432"/>
        <w:rPr>
          <w:rFonts w:ascii="Arial" w:hAnsi="Arial" w:cs="Arial"/>
          <w:sz w:val="22"/>
          <w:szCs w:val="22"/>
        </w:rPr>
      </w:pPr>
      <w:r>
        <w:rPr>
          <w:rFonts w:ascii="Arial" w:hAnsi="Arial" w:cs="Arial"/>
          <w:sz w:val="22"/>
          <w:szCs w:val="22"/>
        </w:rPr>
        <w:t>Microsoft Azure</w:t>
      </w:r>
    </w:p>
    <w:p w14:paraId="0AF435E3" w14:textId="20D2B96C" w:rsidR="00811ECC" w:rsidRPr="00D54BA0" w:rsidRDefault="00E36930" w:rsidP="007E231F">
      <w:pPr>
        <w:pStyle w:val="NormalWeb"/>
        <w:shd w:val="clear" w:color="auto" w:fill="FFFFFF"/>
        <w:spacing w:before="0" w:beforeAutospacing="0" w:after="180" w:afterAutospacing="0"/>
        <w:jc w:val="both"/>
        <w:rPr>
          <w:rFonts w:ascii="Arial" w:eastAsiaTheme="minorEastAsia" w:hAnsi="Arial" w:cs="Arial"/>
          <w:sz w:val="22"/>
          <w:szCs w:val="22"/>
        </w:rPr>
      </w:pPr>
      <w:r w:rsidRPr="00D54BA0">
        <w:rPr>
          <w:rFonts w:ascii="Arial" w:eastAsiaTheme="minorEastAsia" w:hAnsi="Arial" w:cs="Arial"/>
          <w:sz w:val="22"/>
          <w:szCs w:val="22"/>
        </w:rPr>
        <w:t xml:space="preserve">Microsoft </w:t>
      </w:r>
      <w:r w:rsidR="006C0097" w:rsidRPr="00D54BA0">
        <w:rPr>
          <w:rFonts w:ascii="Arial" w:eastAsiaTheme="minorEastAsia" w:hAnsi="Arial" w:cs="Arial"/>
          <w:sz w:val="22"/>
          <w:szCs w:val="22"/>
        </w:rPr>
        <w:t>Azur</w:t>
      </w:r>
      <w:r w:rsidRPr="00D54BA0">
        <w:rPr>
          <w:rFonts w:ascii="Arial" w:eastAsiaTheme="minorEastAsia" w:hAnsi="Arial" w:cs="Arial"/>
          <w:sz w:val="22"/>
          <w:szCs w:val="22"/>
        </w:rPr>
        <w:t>e</w:t>
      </w:r>
      <w:r w:rsidR="00C601FF" w:rsidRPr="00D54BA0">
        <w:rPr>
          <w:rFonts w:ascii="Arial" w:eastAsiaTheme="minorEastAsia" w:hAnsi="Arial" w:cs="Arial"/>
          <w:sz w:val="22"/>
          <w:szCs w:val="22"/>
        </w:rPr>
        <w:t xml:space="preserve"> </w:t>
      </w:r>
      <w:r w:rsidR="00CA2266" w:rsidRPr="00D54BA0">
        <w:rPr>
          <w:rFonts w:ascii="Arial" w:eastAsiaTheme="minorEastAsia" w:hAnsi="Arial" w:cs="Arial"/>
          <w:sz w:val="22"/>
          <w:szCs w:val="22"/>
        </w:rPr>
        <w:t xml:space="preserve">offers cloud service in three main categories: Infrastructure as a Service (IaaS), Platform as a Service (PaaS), and Software as a Service (SaaS). PaaS will be focused on this study. </w:t>
      </w:r>
      <w:r w:rsidR="00D54BA0" w:rsidRPr="00D54BA0">
        <w:rPr>
          <w:rFonts w:ascii="Arial" w:eastAsiaTheme="minorEastAsia" w:hAnsi="Arial" w:cs="Arial"/>
          <w:sz w:val="22"/>
          <w:szCs w:val="22"/>
        </w:rPr>
        <w:t xml:space="preserve">Platform as a service (PaaS) is a cloud-based development and deployment environment, with resources to deliver </w:t>
      </w:r>
      <w:r w:rsidR="00811ECC">
        <w:rPr>
          <w:rFonts w:ascii="Arial" w:eastAsiaTheme="minorEastAsia" w:hAnsi="Arial" w:cs="Arial"/>
          <w:sz w:val="22"/>
          <w:szCs w:val="22"/>
        </w:rPr>
        <w:t>our</w:t>
      </w:r>
      <w:r w:rsidR="00D54BA0" w:rsidRPr="00D54BA0">
        <w:rPr>
          <w:rFonts w:ascii="Arial" w:eastAsiaTheme="minorEastAsia" w:hAnsi="Arial" w:cs="Arial"/>
          <w:sz w:val="22"/>
          <w:szCs w:val="22"/>
        </w:rPr>
        <w:t xml:space="preserve"> own applications.</w:t>
      </w:r>
      <w:r w:rsidR="00811ECC">
        <w:rPr>
          <w:rFonts w:ascii="Arial" w:eastAsiaTheme="minorEastAsia" w:hAnsi="Arial" w:cs="Arial"/>
          <w:sz w:val="22"/>
          <w:szCs w:val="22"/>
        </w:rPr>
        <w:t xml:space="preserve"> </w:t>
      </w:r>
      <w:r w:rsidR="00D54BA0" w:rsidRPr="00D54BA0">
        <w:rPr>
          <w:rFonts w:ascii="Arial" w:eastAsiaTheme="minorEastAsia" w:hAnsi="Arial" w:cs="Arial"/>
          <w:sz w:val="22"/>
          <w:szCs w:val="22"/>
        </w:rPr>
        <w:t xml:space="preserve">PaaS </w:t>
      </w:r>
      <w:r w:rsidR="0029557F">
        <w:rPr>
          <w:rFonts w:ascii="Arial" w:eastAsiaTheme="minorEastAsia" w:hAnsi="Arial" w:cs="Arial"/>
          <w:sz w:val="22"/>
          <w:szCs w:val="22"/>
        </w:rPr>
        <w:t xml:space="preserve">not only includes the elements of IaaS such as </w:t>
      </w:r>
      <w:r w:rsidR="00D54BA0" w:rsidRPr="00D54BA0">
        <w:rPr>
          <w:rFonts w:ascii="Arial" w:eastAsiaTheme="minorEastAsia" w:hAnsi="Arial" w:cs="Arial"/>
          <w:sz w:val="22"/>
          <w:szCs w:val="22"/>
        </w:rPr>
        <w:t>servers, storage, and networking</w:t>
      </w:r>
      <w:r w:rsidR="0029557F">
        <w:rPr>
          <w:rFonts w:ascii="Arial" w:eastAsiaTheme="minorEastAsia" w:hAnsi="Arial" w:cs="Arial"/>
          <w:sz w:val="22"/>
          <w:szCs w:val="22"/>
        </w:rPr>
        <w:t>, it also provides</w:t>
      </w:r>
      <w:r w:rsidR="00D54BA0" w:rsidRPr="00D54BA0">
        <w:rPr>
          <w:rFonts w:ascii="Arial" w:eastAsiaTheme="minorEastAsia" w:hAnsi="Arial" w:cs="Arial"/>
          <w:sz w:val="22"/>
          <w:szCs w:val="22"/>
        </w:rPr>
        <w:t xml:space="preserve"> middleware, development tools, business intelligence (BI) services, database management systems, and more. </w:t>
      </w:r>
      <w:r w:rsidR="0029557F">
        <w:rPr>
          <w:rFonts w:ascii="Arial" w:eastAsiaTheme="minorEastAsia" w:hAnsi="Arial" w:cs="Arial"/>
          <w:sz w:val="22"/>
          <w:szCs w:val="22"/>
        </w:rPr>
        <w:t xml:space="preserve">It </w:t>
      </w:r>
      <w:r w:rsidR="00D54BA0" w:rsidRPr="00D54BA0">
        <w:rPr>
          <w:rFonts w:ascii="Arial" w:eastAsiaTheme="minorEastAsia" w:hAnsi="Arial" w:cs="Arial"/>
          <w:sz w:val="22"/>
          <w:szCs w:val="22"/>
        </w:rPr>
        <w:t xml:space="preserve">is designed to support the </w:t>
      </w:r>
      <w:r w:rsidR="0029557F">
        <w:rPr>
          <w:rFonts w:ascii="Arial" w:eastAsiaTheme="minorEastAsia" w:hAnsi="Arial" w:cs="Arial"/>
          <w:sz w:val="22"/>
          <w:szCs w:val="22"/>
        </w:rPr>
        <w:t xml:space="preserve">full development of the </w:t>
      </w:r>
      <w:r w:rsidR="0029557F" w:rsidRPr="00D54BA0">
        <w:rPr>
          <w:rFonts w:ascii="Arial" w:eastAsiaTheme="minorEastAsia" w:hAnsi="Arial" w:cs="Arial"/>
          <w:sz w:val="22"/>
          <w:szCs w:val="22"/>
        </w:rPr>
        <w:t>lifecycle</w:t>
      </w:r>
      <w:r w:rsidR="0029557F">
        <w:rPr>
          <w:rFonts w:ascii="Arial" w:eastAsiaTheme="minorEastAsia" w:hAnsi="Arial" w:cs="Arial"/>
          <w:sz w:val="22"/>
          <w:szCs w:val="22"/>
        </w:rPr>
        <w:t xml:space="preserve"> of a </w:t>
      </w:r>
      <w:r w:rsidR="00D54BA0" w:rsidRPr="00D54BA0">
        <w:rPr>
          <w:rFonts w:ascii="Arial" w:eastAsiaTheme="minorEastAsia" w:hAnsi="Arial" w:cs="Arial"/>
          <w:sz w:val="22"/>
          <w:szCs w:val="22"/>
        </w:rPr>
        <w:t xml:space="preserve">web application </w:t>
      </w:r>
      <w:r w:rsidR="0029557F">
        <w:rPr>
          <w:rFonts w:ascii="Arial" w:eastAsiaTheme="minorEastAsia" w:hAnsi="Arial" w:cs="Arial"/>
          <w:sz w:val="22"/>
          <w:szCs w:val="22"/>
        </w:rPr>
        <w:t xml:space="preserve">like </w:t>
      </w:r>
      <w:r w:rsidR="00D54BA0" w:rsidRPr="00D54BA0">
        <w:rPr>
          <w:rFonts w:ascii="Arial" w:eastAsiaTheme="minorEastAsia" w:hAnsi="Arial" w:cs="Arial"/>
          <w:sz w:val="22"/>
          <w:szCs w:val="22"/>
        </w:rPr>
        <w:t>building, testing, deploying, managing, and updating.</w:t>
      </w:r>
      <w:r w:rsidR="007E231F">
        <w:rPr>
          <w:rFonts w:ascii="Arial" w:eastAsiaTheme="minorEastAsia" w:hAnsi="Arial" w:cs="Arial"/>
          <w:sz w:val="22"/>
          <w:szCs w:val="22"/>
        </w:rPr>
        <w:t xml:space="preserve"> </w:t>
      </w:r>
      <w:r w:rsidR="00D54BA0" w:rsidRPr="00D54BA0">
        <w:rPr>
          <w:rFonts w:ascii="Arial" w:eastAsiaTheme="minorEastAsia" w:hAnsi="Arial" w:cs="Arial"/>
          <w:sz w:val="22"/>
          <w:szCs w:val="22"/>
        </w:rPr>
        <w:t xml:space="preserve">PaaS </w:t>
      </w:r>
      <w:r w:rsidR="00A35A33">
        <w:rPr>
          <w:rFonts w:ascii="Arial" w:eastAsiaTheme="minorEastAsia" w:hAnsi="Arial" w:cs="Arial"/>
          <w:sz w:val="22"/>
          <w:szCs w:val="22"/>
        </w:rPr>
        <w:t>enable</w:t>
      </w:r>
      <w:r w:rsidR="00D54BA0" w:rsidRPr="00D54BA0">
        <w:rPr>
          <w:rFonts w:ascii="Arial" w:eastAsiaTheme="minorEastAsia" w:hAnsi="Arial" w:cs="Arial"/>
          <w:sz w:val="22"/>
          <w:szCs w:val="22"/>
        </w:rPr>
        <w:t xml:space="preserve"> </w:t>
      </w:r>
      <w:r w:rsidR="00B35CDB">
        <w:rPr>
          <w:rFonts w:ascii="Arial" w:eastAsiaTheme="minorEastAsia" w:hAnsi="Arial" w:cs="Arial"/>
          <w:sz w:val="22"/>
          <w:szCs w:val="22"/>
        </w:rPr>
        <w:t>the author</w:t>
      </w:r>
      <w:r w:rsidR="00D54BA0" w:rsidRPr="00D54BA0">
        <w:rPr>
          <w:rFonts w:ascii="Arial" w:eastAsiaTheme="minorEastAsia" w:hAnsi="Arial" w:cs="Arial"/>
          <w:sz w:val="22"/>
          <w:szCs w:val="22"/>
        </w:rPr>
        <w:t xml:space="preserve"> to</w:t>
      </w:r>
      <w:r w:rsidR="00A35A33">
        <w:rPr>
          <w:rFonts w:ascii="Arial" w:eastAsiaTheme="minorEastAsia" w:hAnsi="Arial" w:cs="Arial"/>
          <w:sz w:val="22"/>
          <w:szCs w:val="22"/>
        </w:rPr>
        <w:t xml:space="preserve"> </w:t>
      </w:r>
      <w:r w:rsidR="00B35CDB" w:rsidRPr="00D54BA0">
        <w:rPr>
          <w:rFonts w:ascii="Arial" w:eastAsiaTheme="minorEastAsia" w:hAnsi="Arial" w:cs="Arial"/>
          <w:sz w:val="22"/>
          <w:szCs w:val="22"/>
        </w:rPr>
        <w:t>manage</w:t>
      </w:r>
      <w:r w:rsidR="00D54BA0" w:rsidRPr="00D54BA0">
        <w:rPr>
          <w:rFonts w:ascii="Arial" w:eastAsiaTheme="minorEastAsia" w:hAnsi="Arial" w:cs="Arial"/>
          <w:sz w:val="22"/>
          <w:szCs w:val="22"/>
        </w:rPr>
        <w:t xml:space="preserve"> the underlying application infrastructure and middleware</w:t>
      </w:r>
      <w:r w:rsidR="00A35A33">
        <w:rPr>
          <w:rFonts w:ascii="Arial" w:eastAsiaTheme="minorEastAsia" w:hAnsi="Arial" w:cs="Arial"/>
          <w:sz w:val="22"/>
          <w:szCs w:val="22"/>
        </w:rPr>
        <w:t xml:space="preserve"> </w:t>
      </w:r>
      <w:r w:rsidR="00D54BA0" w:rsidRPr="00D54BA0">
        <w:rPr>
          <w:rFonts w:ascii="Arial" w:eastAsiaTheme="minorEastAsia" w:hAnsi="Arial" w:cs="Arial"/>
          <w:sz w:val="22"/>
          <w:szCs w:val="22"/>
        </w:rPr>
        <w:t>o</w:t>
      </w:r>
      <w:r w:rsidR="00B35CDB">
        <w:rPr>
          <w:rFonts w:ascii="Arial" w:eastAsiaTheme="minorEastAsia" w:hAnsi="Arial" w:cs="Arial"/>
          <w:sz w:val="22"/>
          <w:szCs w:val="22"/>
        </w:rPr>
        <w:t>f</w:t>
      </w:r>
      <w:r w:rsidR="00D54BA0" w:rsidRPr="00D54BA0">
        <w:rPr>
          <w:rFonts w:ascii="Arial" w:eastAsiaTheme="minorEastAsia" w:hAnsi="Arial" w:cs="Arial"/>
          <w:sz w:val="22"/>
          <w:szCs w:val="22"/>
        </w:rPr>
        <w:t xml:space="preserve"> the development tools and other resources</w:t>
      </w:r>
      <w:r w:rsidR="00B35CDB">
        <w:rPr>
          <w:rFonts w:ascii="Arial" w:eastAsiaTheme="minorEastAsia" w:hAnsi="Arial" w:cs="Arial"/>
          <w:sz w:val="22"/>
          <w:szCs w:val="22"/>
        </w:rPr>
        <w:t xml:space="preserve"> easily</w:t>
      </w:r>
      <w:r w:rsidR="00D54BA0" w:rsidRPr="00D54BA0">
        <w:rPr>
          <w:rFonts w:ascii="Arial" w:eastAsiaTheme="minorEastAsia" w:hAnsi="Arial" w:cs="Arial"/>
          <w:sz w:val="22"/>
          <w:szCs w:val="22"/>
        </w:rPr>
        <w:t>.</w:t>
      </w:r>
      <w:r w:rsidR="0029557F">
        <w:rPr>
          <w:rFonts w:ascii="Arial" w:eastAsiaTheme="minorEastAsia" w:hAnsi="Arial" w:cs="Arial"/>
          <w:sz w:val="22"/>
          <w:szCs w:val="22"/>
        </w:rPr>
        <w:t xml:space="preserve"> </w:t>
      </w:r>
      <w:r w:rsidR="00D67506">
        <w:rPr>
          <w:rFonts w:ascii="Arial" w:eastAsiaTheme="minorEastAsia" w:hAnsi="Arial" w:cs="Arial"/>
          <w:sz w:val="22"/>
          <w:szCs w:val="22"/>
        </w:rPr>
        <w:t xml:space="preserve">Besides, </w:t>
      </w:r>
      <w:r w:rsidR="00811ECC">
        <w:rPr>
          <w:rFonts w:ascii="Arial" w:eastAsiaTheme="minorEastAsia" w:hAnsi="Arial" w:cs="Arial" w:hint="eastAsia"/>
          <w:sz w:val="22"/>
          <w:szCs w:val="22"/>
        </w:rPr>
        <w:t>Az</w:t>
      </w:r>
      <w:r w:rsidR="00811ECC">
        <w:rPr>
          <w:rFonts w:ascii="Arial" w:eastAsiaTheme="minorEastAsia" w:hAnsi="Arial" w:cs="Arial"/>
          <w:sz w:val="22"/>
          <w:szCs w:val="22"/>
        </w:rPr>
        <w:t>ure cloud services</w:t>
      </w:r>
      <w:r w:rsidR="00811ECC" w:rsidRPr="00D54BA0">
        <w:rPr>
          <w:rFonts w:ascii="Arial" w:eastAsiaTheme="minorEastAsia" w:hAnsi="Arial" w:cs="Arial"/>
          <w:sz w:val="22"/>
          <w:szCs w:val="22"/>
        </w:rPr>
        <w:t xml:space="preserve"> offer a free tier one-year subscription to their services for students. The services can also be purchased as pay-as-you-go basis.</w:t>
      </w:r>
    </w:p>
    <w:p w14:paraId="4CE166CE" w14:textId="0098A0B7" w:rsidR="00533B6F" w:rsidRPr="003C069B" w:rsidRDefault="00F50B27" w:rsidP="001D791B">
      <w:pPr>
        <w:pStyle w:val="Heading1"/>
        <w:numPr>
          <w:ilvl w:val="2"/>
          <w:numId w:val="2"/>
        </w:numPr>
        <w:ind w:left="504"/>
        <w:rPr>
          <w:rFonts w:ascii="Arial" w:hAnsi="Arial" w:cs="Arial"/>
          <w:sz w:val="22"/>
          <w:szCs w:val="22"/>
        </w:rPr>
      </w:pPr>
      <w:r w:rsidRPr="003C069B">
        <w:rPr>
          <w:rFonts w:ascii="Arial" w:hAnsi="Arial" w:cs="Arial"/>
          <w:sz w:val="22"/>
          <w:szCs w:val="22"/>
        </w:rPr>
        <w:lastRenderedPageBreak/>
        <w:t>Data Capture and Storage</w:t>
      </w:r>
      <w:r w:rsidR="003668BB">
        <w:rPr>
          <w:rFonts w:ascii="Arial" w:hAnsi="Arial" w:cs="Arial"/>
          <w:sz w:val="22"/>
          <w:szCs w:val="22"/>
        </w:rPr>
        <w:t xml:space="preserve"> </w:t>
      </w:r>
    </w:p>
    <w:p w14:paraId="08E99E6C" w14:textId="7F525A03" w:rsidR="00515800" w:rsidRDefault="00515800" w:rsidP="005B2B20">
      <w:pPr>
        <w:jc w:val="both"/>
        <w:rPr>
          <w:rFonts w:ascii="Arial" w:hAnsi="Arial" w:cs="Arial"/>
        </w:rPr>
      </w:pPr>
      <w:r>
        <w:rPr>
          <w:rFonts w:ascii="Arial" w:hAnsi="Arial" w:cs="Arial"/>
        </w:rPr>
        <w:t xml:space="preserve">Data has been sent over to Azure for interception and storage in a database for management, analysis and visualisation. </w:t>
      </w:r>
      <w:r w:rsidR="0006507F">
        <w:rPr>
          <w:rFonts w:ascii="Arial" w:hAnsi="Arial" w:cs="Arial"/>
        </w:rPr>
        <w:t xml:space="preserve">For the sensory data, the sensor with the microcontroller Raspberry Pi (RPi) act as a node and registered as an ‘IoT devices’ in Azure. </w:t>
      </w:r>
      <w:r>
        <w:rPr>
          <w:rFonts w:ascii="Arial" w:hAnsi="Arial" w:cs="Arial"/>
        </w:rPr>
        <w:t xml:space="preserve">By using the </w:t>
      </w:r>
      <w:proofErr w:type="spellStart"/>
      <w:r>
        <w:rPr>
          <w:rFonts w:ascii="Arial" w:hAnsi="Arial" w:cs="Arial"/>
        </w:rPr>
        <w:t>IoT</w:t>
      </w:r>
      <w:r w:rsidR="0006507F">
        <w:rPr>
          <w:rFonts w:ascii="Arial" w:hAnsi="Arial" w:cs="Arial"/>
        </w:rPr>
        <w:t>H</w:t>
      </w:r>
      <w:r>
        <w:rPr>
          <w:rFonts w:ascii="Arial" w:hAnsi="Arial" w:cs="Arial"/>
        </w:rPr>
        <w:t>ubs</w:t>
      </w:r>
      <w:proofErr w:type="spellEnd"/>
      <w:r>
        <w:rPr>
          <w:rFonts w:ascii="Arial" w:hAnsi="Arial" w:cs="Arial"/>
        </w:rPr>
        <w:t xml:space="preserve"> services</w:t>
      </w:r>
      <w:r w:rsidR="0006507F">
        <w:rPr>
          <w:rFonts w:ascii="Arial" w:hAnsi="Arial" w:cs="Arial"/>
        </w:rPr>
        <w:t xml:space="preserve"> as the gateway</w:t>
      </w:r>
      <w:r>
        <w:rPr>
          <w:rFonts w:ascii="Arial" w:hAnsi="Arial" w:cs="Arial"/>
        </w:rPr>
        <w:t xml:space="preserve">, </w:t>
      </w:r>
      <w:r w:rsidR="00E04795">
        <w:rPr>
          <w:rFonts w:ascii="Arial" w:hAnsi="Arial" w:cs="Arial"/>
        </w:rPr>
        <w:t>the</w:t>
      </w:r>
      <w:r>
        <w:rPr>
          <w:rFonts w:ascii="Arial" w:hAnsi="Arial" w:cs="Arial"/>
        </w:rPr>
        <w:t xml:space="preserve"> </w:t>
      </w:r>
      <w:r w:rsidR="0006507F">
        <w:rPr>
          <w:rFonts w:ascii="Arial" w:hAnsi="Arial" w:cs="Arial"/>
        </w:rPr>
        <w:t>data can be further processed as below figure</w:t>
      </w:r>
      <w:r w:rsidR="00B2397D">
        <w:rPr>
          <w:rFonts w:ascii="Arial" w:hAnsi="Arial" w:cs="Arial"/>
        </w:rPr>
        <w:t xml:space="preserve"> </w:t>
      </w:r>
      <w:r w:rsidR="008E48D6">
        <w:rPr>
          <w:rFonts w:ascii="Arial" w:hAnsi="Arial" w:cs="Arial"/>
        </w:rPr>
        <w:t xml:space="preserve">referenced from the </w:t>
      </w:r>
      <w:r w:rsidR="00B2397D">
        <w:rPr>
          <w:rFonts w:ascii="Arial" w:hAnsi="Arial" w:cs="Arial"/>
        </w:rPr>
        <w:t>Microsoft Azure Cloud</w:t>
      </w:r>
      <w:r w:rsidR="005B2B20">
        <w:rPr>
          <w:rFonts w:ascii="Arial" w:hAnsi="Arial" w:cs="Arial"/>
        </w:rPr>
        <w:t>.</w:t>
      </w:r>
    </w:p>
    <w:p w14:paraId="094B3598" w14:textId="71234D0D" w:rsidR="0006507F" w:rsidRDefault="0006507F" w:rsidP="005B2B20">
      <w:pPr>
        <w:jc w:val="both"/>
        <w:rPr>
          <w:rFonts w:ascii="Arial" w:hAnsi="Arial" w:cs="Arial"/>
        </w:rPr>
      </w:pPr>
      <w:r>
        <w:rPr>
          <w:noProof/>
        </w:rPr>
        <w:drawing>
          <wp:inline distT="0" distB="0" distL="0" distR="0" wp14:anchorId="724FE0FC" wp14:editId="717B0C46">
            <wp:extent cx="5731510" cy="3124835"/>
            <wp:effectExtent l="0" t="0" r="2540" b="0"/>
            <wp:docPr id="5" name="Picture 5" descr="架構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架構圖"/>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124835"/>
                    </a:xfrm>
                    <a:prstGeom prst="rect">
                      <a:avLst/>
                    </a:prstGeom>
                    <a:noFill/>
                    <a:ln>
                      <a:noFill/>
                    </a:ln>
                  </pic:spPr>
                </pic:pic>
              </a:graphicData>
            </a:graphic>
          </wp:inline>
        </w:drawing>
      </w:r>
    </w:p>
    <w:p w14:paraId="562EA86D" w14:textId="058A74CF" w:rsidR="000E57A8" w:rsidRDefault="005B2B20" w:rsidP="005B2B20">
      <w:pPr>
        <w:pStyle w:val="Heading1"/>
        <w:numPr>
          <w:ilvl w:val="2"/>
          <w:numId w:val="2"/>
        </w:numPr>
        <w:ind w:left="504"/>
        <w:rPr>
          <w:rFonts w:ascii="Arial" w:hAnsi="Arial" w:cs="Arial"/>
          <w:sz w:val="22"/>
          <w:szCs w:val="22"/>
        </w:rPr>
      </w:pPr>
      <w:r w:rsidRPr="005B2B20">
        <w:rPr>
          <w:rFonts w:ascii="Arial" w:hAnsi="Arial" w:cs="Arial"/>
          <w:sz w:val="22"/>
          <w:szCs w:val="22"/>
        </w:rPr>
        <w:t>Database Management</w:t>
      </w:r>
    </w:p>
    <w:p w14:paraId="70E370BA" w14:textId="4D0CF48D" w:rsidR="00E04795" w:rsidRPr="002E7B2D" w:rsidRDefault="00F86335" w:rsidP="00AD1D3C">
      <w:pPr>
        <w:jc w:val="both"/>
        <w:rPr>
          <w:rFonts w:ascii="Arial" w:hAnsi="Arial" w:cs="Arial"/>
        </w:rPr>
      </w:pPr>
      <w:r w:rsidRPr="00F86335">
        <w:rPr>
          <w:rFonts w:ascii="Arial" w:hAnsi="Arial" w:cs="Arial"/>
        </w:rPr>
        <w:t xml:space="preserve">Azure SQL Database is a fully managed </w:t>
      </w:r>
      <w:r w:rsidR="00CB6540">
        <w:rPr>
          <w:rFonts w:ascii="Arial" w:hAnsi="Arial" w:cs="Arial"/>
        </w:rPr>
        <w:t>PaaS</w:t>
      </w:r>
      <w:r w:rsidRPr="00F86335">
        <w:rPr>
          <w:rFonts w:ascii="Arial" w:hAnsi="Arial" w:cs="Arial"/>
        </w:rPr>
        <w:t xml:space="preserve"> database engine that handles most of the </w:t>
      </w:r>
      <w:r w:rsidRPr="002E7B2D">
        <w:rPr>
          <w:rFonts w:ascii="Arial" w:hAnsi="Arial" w:cs="Arial"/>
        </w:rPr>
        <w:t xml:space="preserve">database management functions such as upgrading, patching, backups, and monitoring without user involvement. With Azure SQL Database, a highly available and high-performance data storage layer for the applications and solutions can be created. It also allows </w:t>
      </w:r>
      <w:r w:rsidR="000006B5">
        <w:rPr>
          <w:rFonts w:ascii="Arial" w:hAnsi="Arial" w:cs="Arial"/>
        </w:rPr>
        <w:t>the</w:t>
      </w:r>
      <w:r w:rsidRPr="002E7B2D">
        <w:rPr>
          <w:rFonts w:ascii="Arial" w:hAnsi="Arial" w:cs="Arial"/>
        </w:rPr>
        <w:t xml:space="preserve"> process </w:t>
      </w:r>
      <w:r w:rsidR="000006B5">
        <w:rPr>
          <w:rFonts w:ascii="Arial" w:hAnsi="Arial" w:cs="Arial"/>
        </w:rPr>
        <w:t xml:space="preserve">of </w:t>
      </w:r>
      <w:r w:rsidRPr="002E7B2D">
        <w:rPr>
          <w:rFonts w:ascii="Arial" w:hAnsi="Arial" w:cs="Arial"/>
        </w:rPr>
        <w:t>both relational data and non-relational structures, such as graphs, JSON, spatial, and XML.</w:t>
      </w:r>
      <w:r w:rsidR="00AD1D3C" w:rsidRPr="002E7B2D">
        <w:rPr>
          <w:rFonts w:ascii="Arial" w:hAnsi="Arial" w:cs="Arial"/>
        </w:rPr>
        <w:t xml:space="preserve"> D</w:t>
      </w:r>
      <w:r w:rsidR="00E04795" w:rsidRPr="002E7B2D">
        <w:rPr>
          <w:rFonts w:ascii="Arial" w:hAnsi="Arial" w:cs="Arial"/>
        </w:rPr>
        <w:t xml:space="preserve">ata </w:t>
      </w:r>
      <w:r w:rsidR="00AD1D3C" w:rsidRPr="002E7B2D">
        <w:rPr>
          <w:rFonts w:ascii="Arial" w:hAnsi="Arial" w:cs="Arial"/>
        </w:rPr>
        <w:t xml:space="preserve">in file </w:t>
      </w:r>
      <w:r w:rsidR="00CA2266" w:rsidRPr="002E7B2D">
        <w:rPr>
          <w:rFonts w:ascii="Arial" w:hAnsi="Arial" w:cs="Arial"/>
        </w:rPr>
        <w:t xml:space="preserve">format like .csv </w:t>
      </w:r>
      <w:r w:rsidR="00E04795" w:rsidRPr="002E7B2D">
        <w:rPr>
          <w:rFonts w:ascii="Arial" w:hAnsi="Arial" w:cs="Arial"/>
        </w:rPr>
        <w:t>can be moved to an Azure SQL Database using a Bulk Insert SQL Query.</w:t>
      </w:r>
    </w:p>
    <w:p w14:paraId="662E3EDF" w14:textId="0979E5A4" w:rsidR="00794F72" w:rsidRDefault="00794F72" w:rsidP="00794F72">
      <w:pPr>
        <w:jc w:val="both"/>
        <w:rPr>
          <w:rFonts w:ascii="Arial" w:hAnsi="Arial" w:cs="Arial"/>
        </w:rPr>
      </w:pPr>
      <w:r w:rsidRPr="002E7B2D">
        <w:rPr>
          <w:rFonts w:ascii="Arial" w:hAnsi="Arial" w:cs="Arial"/>
        </w:rPr>
        <w:t xml:space="preserve">A python script </w:t>
      </w:r>
      <w:r w:rsidRPr="004C2C4D">
        <w:rPr>
          <w:rFonts w:ascii="Arial" w:hAnsi="Arial" w:cs="Arial"/>
          <w:highlight w:val="yellow"/>
        </w:rPr>
        <w:t>(Appendix XX)</w:t>
      </w:r>
      <w:r w:rsidRPr="002E7B2D">
        <w:rPr>
          <w:rFonts w:ascii="Arial" w:hAnsi="Arial" w:cs="Arial"/>
        </w:rPr>
        <w:t xml:space="preserve"> was used to insert the performance dataset which is in .csv format. It established a connection to the SQL Server with the required credentials and perform </w:t>
      </w:r>
      <w:r w:rsidR="00225A9A" w:rsidRPr="002E7B2D">
        <w:rPr>
          <w:rFonts w:ascii="Arial" w:hAnsi="Arial" w:cs="Arial"/>
        </w:rPr>
        <w:t>inserting</w:t>
      </w:r>
      <w:r w:rsidRPr="002E7B2D">
        <w:rPr>
          <w:rFonts w:ascii="Arial" w:hAnsi="Arial" w:cs="Arial"/>
        </w:rPr>
        <w:t xml:space="preserve"> to the database. Python Libraries such as panda and </w:t>
      </w:r>
      <w:proofErr w:type="spellStart"/>
      <w:r w:rsidRPr="002E7B2D">
        <w:rPr>
          <w:rFonts w:ascii="Arial" w:hAnsi="Arial" w:cs="Arial"/>
        </w:rPr>
        <w:t>pyodbc</w:t>
      </w:r>
      <w:proofErr w:type="spellEnd"/>
      <w:r w:rsidRPr="002E7B2D">
        <w:rPr>
          <w:rFonts w:ascii="Arial" w:hAnsi="Arial" w:cs="Arial"/>
        </w:rPr>
        <w:t xml:space="preserve"> will be used</w:t>
      </w:r>
      <w:r w:rsidR="00932C31" w:rsidRPr="002E7B2D">
        <w:rPr>
          <w:rFonts w:ascii="Arial" w:hAnsi="Arial" w:cs="Arial"/>
        </w:rPr>
        <w:t xml:space="preserve"> for data processing and building connection with the SQL Server</w:t>
      </w:r>
      <w:r w:rsidRPr="002E7B2D">
        <w:rPr>
          <w:rFonts w:ascii="Arial" w:hAnsi="Arial" w:cs="Arial"/>
        </w:rPr>
        <w:t>.</w:t>
      </w:r>
    </w:p>
    <w:tbl>
      <w:tblPr>
        <w:tblStyle w:val="TableGrid"/>
        <w:tblW w:w="0" w:type="auto"/>
        <w:jc w:val="center"/>
        <w:tblLook w:val="04A0" w:firstRow="1" w:lastRow="0" w:firstColumn="1" w:lastColumn="0" w:noHBand="0" w:noVBand="1"/>
      </w:tblPr>
      <w:tblGrid>
        <w:gridCol w:w="1928"/>
        <w:gridCol w:w="1803"/>
        <w:gridCol w:w="1803"/>
        <w:gridCol w:w="1803"/>
      </w:tblGrid>
      <w:tr w:rsidR="002B1608" w14:paraId="5BD633ED" w14:textId="77777777" w:rsidTr="00FF2DAF">
        <w:trPr>
          <w:jc w:val="center"/>
        </w:trPr>
        <w:tc>
          <w:tcPr>
            <w:tcW w:w="1928" w:type="dxa"/>
          </w:tcPr>
          <w:p w14:paraId="47C19B97" w14:textId="77777777" w:rsidR="002B1608" w:rsidRPr="00AC4415" w:rsidRDefault="002B1608" w:rsidP="00FF2DAF">
            <w:pPr>
              <w:rPr>
                <w:rFonts w:ascii="Arial" w:hAnsi="Arial" w:cs="Arial"/>
                <w:b/>
                <w:bCs/>
              </w:rPr>
            </w:pPr>
            <w:r w:rsidRPr="00AC4415">
              <w:rPr>
                <w:rFonts w:ascii="Arial" w:hAnsi="Arial" w:cs="Arial"/>
                <w:b/>
                <w:bCs/>
              </w:rPr>
              <w:t>Table Name</w:t>
            </w:r>
          </w:p>
        </w:tc>
        <w:tc>
          <w:tcPr>
            <w:tcW w:w="1803" w:type="dxa"/>
          </w:tcPr>
          <w:p w14:paraId="697ABADB" w14:textId="77777777" w:rsidR="002B1608" w:rsidRPr="00AC4415" w:rsidRDefault="002B1608" w:rsidP="00FF2DAF">
            <w:pPr>
              <w:rPr>
                <w:rFonts w:ascii="Arial" w:hAnsi="Arial" w:cs="Arial"/>
                <w:b/>
                <w:bCs/>
              </w:rPr>
            </w:pPr>
            <w:r w:rsidRPr="00AC4415">
              <w:rPr>
                <w:rFonts w:ascii="Arial" w:hAnsi="Arial" w:cs="Arial"/>
                <w:b/>
                <w:bCs/>
              </w:rPr>
              <w:t>Field</w:t>
            </w:r>
          </w:p>
        </w:tc>
        <w:tc>
          <w:tcPr>
            <w:tcW w:w="1803" w:type="dxa"/>
          </w:tcPr>
          <w:p w14:paraId="245F5CF2" w14:textId="77777777" w:rsidR="002B1608" w:rsidRPr="00AC4415" w:rsidRDefault="002B1608" w:rsidP="00FF2DAF">
            <w:pPr>
              <w:rPr>
                <w:rFonts w:ascii="Arial" w:hAnsi="Arial" w:cs="Arial"/>
                <w:b/>
                <w:bCs/>
              </w:rPr>
            </w:pPr>
            <w:r w:rsidRPr="00AC4415">
              <w:rPr>
                <w:rFonts w:ascii="Arial" w:hAnsi="Arial" w:cs="Arial"/>
                <w:b/>
                <w:bCs/>
              </w:rPr>
              <w:t>Type</w:t>
            </w:r>
          </w:p>
        </w:tc>
        <w:tc>
          <w:tcPr>
            <w:tcW w:w="1803" w:type="dxa"/>
          </w:tcPr>
          <w:p w14:paraId="797D6D47" w14:textId="77777777" w:rsidR="002B1608" w:rsidRPr="00AC4415" w:rsidRDefault="002B1608" w:rsidP="00FF2DAF">
            <w:pPr>
              <w:rPr>
                <w:rFonts w:ascii="Arial" w:hAnsi="Arial" w:cs="Arial"/>
                <w:b/>
                <w:bCs/>
              </w:rPr>
            </w:pPr>
            <w:r w:rsidRPr="00AC4415">
              <w:rPr>
                <w:rFonts w:ascii="Arial" w:hAnsi="Arial" w:cs="Arial"/>
                <w:b/>
                <w:bCs/>
              </w:rPr>
              <w:t>Description</w:t>
            </w:r>
          </w:p>
        </w:tc>
      </w:tr>
      <w:tr w:rsidR="002B1608" w14:paraId="40BEA002" w14:textId="77777777" w:rsidTr="00FF2DAF">
        <w:trPr>
          <w:jc w:val="center"/>
        </w:trPr>
        <w:tc>
          <w:tcPr>
            <w:tcW w:w="1928" w:type="dxa"/>
          </w:tcPr>
          <w:p w14:paraId="4393041B" w14:textId="77777777" w:rsidR="002B1608" w:rsidRDefault="002B1608" w:rsidP="00FF2DAF">
            <w:pPr>
              <w:rPr>
                <w:rFonts w:ascii="Arial" w:hAnsi="Arial" w:cs="Arial"/>
              </w:rPr>
            </w:pPr>
            <w:r>
              <w:rPr>
                <w:rFonts w:ascii="Arial" w:hAnsi="Arial" w:cs="Arial"/>
              </w:rPr>
              <w:t>SAFETY</w:t>
            </w:r>
          </w:p>
        </w:tc>
        <w:tc>
          <w:tcPr>
            <w:tcW w:w="1803" w:type="dxa"/>
          </w:tcPr>
          <w:p w14:paraId="7A11670E" w14:textId="77777777" w:rsidR="002B1608" w:rsidRDefault="002B1608" w:rsidP="00FF2DAF">
            <w:pPr>
              <w:rPr>
                <w:rFonts w:ascii="Arial" w:hAnsi="Arial" w:cs="Arial"/>
              </w:rPr>
            </w:pPr>
          </w:p>
        </w:tc>
        <w:tc>
          <w:tcPr>
            <w:tcW w:w="1803" w:type="dxa"/>
          </w:tcPr>
          <w:p w14:paraId="08AB8FD5" w14:textId="77777777" w:rsidR="002B1608" w:rsidRDefault="002B1608" w:rsidP="00FF2DAF">
            <w:pPr>
              <w:rPr>
                <w:rFonts w:ascii="Arial" w:hAnsi="Arial" w:cs="Arial"/>
              </w:rPr>
            </w:pPr>
          </w:p>
        </w:tc>
        <w:tc>
          <w:tcPr>
            <w:tcW w:w="1803" w:type="dxa"/>
          </w:tcPr>
          <w:p w14:paraId="38B988B7" w14:textId="77777777" w:rsidR="002B1608" w:rsidRDefault="002B1608" w:rsidP="00FF2DAF">
            <w:pPr>
              <w:rPr>
                <w:rFonts w:ascii="Arial" w:hAnsi="Arial" w:cs="Arial"/>
              </w:rPr>
            </w:pPr>
          </w:p>
        </w:tc>
      </w:tr>
      <w:tr w:rsidR="002B1608" w14:paraId="7BE47791" w14:textId="77777777" w:rsidTr="00FF2DAF">
        <w:trPr>
          <w:jc w:val="center"/>
        </w:trPr>
        <w:tc>
          <w:tcPr>
            <w:tcW w:w="1928" w:type="dxa"/>
          </w:tcPr>
          <w:p w14:paraId="6C0D4A29" w14:textId="77777777" w:rsidR="002B1608" w:rsidRDefault="002B1608" w:rsidP="00FF2DAF">
            <w:pPr>
              <w:rPr>
                <w:rFonts w:ascii="Arial" w:hAnsi="Arial" w:cs="Arial"/>
              </w:rPr>
            </w:pPr>
            <w:r>
              <w:rPr>
                <w:rFonts w:ascii="Arial" w:hAnsi="Arial" w:cs="Arial"/>
              </w:rPr>
              <w:t>PROGRESS</w:t>
            </w:r>
          </w:p>
        </w:tc>
        <w:tc>
          <w:tcPr>
            <w:tcW w:w="1803" w:type="dxa"/>
          </w:tcPr>
          <w:p w14:paraId="54E2F424" w14:textId="77777777" w:rsidR="002B1608" w:rsidRDefault="002B1608" w:rsidP="00FF2DAF">
            <w:pPr>
              <w:rPr>
                <w:rFonts w:ascii="Arial" w:hAnsi="Arial" w:cs="Arial"/>
              </w:rPr>
            </w:pPr>
          </w:p>
        </w:tc>
        <w:tc>
          <w:tcPr>
            <w:tcW w:w="1803" w:type="dxa"/>
          </w:tcPr>
          <w:p w14:paraId="21BCDCA0" w14:textId="77777777" w:rsidR="002B1608" w:rsidRDefault="002B1608" w:rsidP="00FF2DAF">
            <w:pPr>
              <w:rPr>
                <w:rFonts w:ascii="Arial" w:hAnsi="Arial" w:cs="Arial"/>
              </w:rPr>
            </w:pPr>
          </w:p>
        </w:tc>
        <w:tc>
          <w:tcPr>
            <w:tcW w:w="1803" w:type="dxa"/>
          </w:tcPr>
          <w:p w14:paraId="6568ADE8" w14:textId="77777777" w:rsidR="002B1608" w:rsidRDefault="002B1608" w:rsidP="00FF2DAF">
            <w:pPr>
              <w:rPr>
                <w:rFonts w:ascii="Arial" w:hAnsi="Arial" w:cs="Arial"/>
              </w:rPr>
            </w:pPr>
          </w:p>
        </w:tc>
      </w:tr>
    </w:tbl>
    <w:p w14:paraId="246B69AB" w14:textId="5D7C89E9" w:rsidR="002B1608" w:rsidRDefault="002B1608" w:rsidP="00794F72">
      <w:pPr>
        <w:jc w:val="both"/>
        <w:rPr>
          <w:rFonts w:ascii="Arial" w:hAnsi="Arial" w:cs="Arial"/>
        </w:rPr>
      </w:pPr>
    </w:p>
    <w:p w14:paraId="0DC3890A" w14:textId="77777777" w:rsidR="002B1608" w:rsidRDefault="002B1608">
      <w:pPr>
        <w:rPr>
          <w:rFonts w:ascii="Arial" w:hAnsi="Arial" w:cs="Arial"/>
        </w:rPr>
      </w:pPr>
      <w:r>
        <w:rPr>
          <w:rFonts w:ascii="Arial" w:hAnsi="Arial" w:cs="Arial"/>
        </w:rPr>
        <w:br w:type="page"/>
      </w:r>
    </w:p>
    <w:p w14:paraId="70E7879C" w14:textId="52C71927" w:rsidR="00D2224E" w:rsidRPr="00D2224E" w:rsidRDefault="00D2224E" w:rsidP="00D2224E">
      <w:pPr>
        <w:pStyle w:val="Heading1"/>
        <w:numPr>
          <w:ilvl w:val="2"/>
          <w:numId w:val="2"/>
        </w:numPr>
        <w:ind w:left="504"/>
        <w:rPr>
          <w:rFonts w:ascii="Arial" w:hAnsi="Arial" w:cs="Arial"/>
          <w:sz w:val="22"/>
          <w:szCs w:val="22"/>
        </w:rPr>
      </w:pPr>
      <w:r w:rsidRPr="00D2224E">
        <w:rPr>
          <w:rFonts w:ascii="Arial" w:hAnsi="Arial" w:cs="Arial"/>
          <w:sz w:val="22"/>
          <w:szCs w:val="22"/>
        </w:rPr>
        <w:lastRenderedPageBreak/>
        <w:t>Streaming of Sensory Data</w:t>
      </w:r>
    </w:p>
    <w:p w14:paraId="3877559C" w14:textId="11FD1B1D" w:rsidR="00907A54" w:rsidRPr="00035707" w:rsidRDefault="003668BB" w:rsidP="00035707">
      <w:pPr>
        <w:jc w:val="both"/>
        <w:rPr>
          <w:rFonts w:ascii="Arial" w:hAnsi="Arial" w:cs="Arial"/>
        </w:rPr>
      </w:pPr>
      <w:r>
        <w:rPr>
          <w:rFonts w:ascii="Arial" w:hAnsi="Arial" w:cs="Arial"/>
        </w:rPr>
        <w:t xml:space="preserve">Besides, </w:t>
      </w:r>
      <w:r w:rsidR="00907A54" w:rsidRPr="00035707">
        <w:rPr>
          <w:rFonts w:ascii="Arial" w:hAnsi="Arial" w:cs="Arial"/>
        </w:rPr>
        <w:t>Azure Stream Analytics</w:t>
      </w:r>
      <w:r>
        <w:rPr>
          <w:rFonts w:ascii="Arial" w:hAnsi="Arial" w:cs="Arial"/>
        </w:rPr>
        <w:t xml:space="preserve"> </w:t>
      </w:r>
      <w:r w:rsidR="00907A54" w:rsidRPr="00035707">
        <w:rPr>
          <w:rFonts w:ascii="Arial" w:hAnsi="Arial" w:cs="Arial"/>
        </w:rPr>
        <w:t>is a real-time</w:t>
      </w:r>
      <w:r w:rsidR="00E93D9A">
        <w:rPr>
          <w:rFonts w:ascii="Arial" w:hAnsi="Arial" w:cs="Arial"/>
        </w:rPr>
        <w:t xml:space="preserve"> streaming </w:t>
      </w:r>
      <w:r w:rsidR="00907A54" w:rsidRPr="00035707">
        <w:rPr>
          <w:rFonts w:ascii="Arial" w:hAnsi="Arial" w:cs="Arial"/>
        </w:rPr>
        <w:t xml:space="preserve">engine that is designed to process high volumes of fast streaming data from multiple sources simultaneously. </w:t>
      </w:r>
    </w:p>
    <w:p w14:paraId="6DBDE44E" w14:textId="76791253" w:rsidR="00035707" w:rsidRPr="004C2C4D" w:rsidRDefault="00E93D9A" w:rsidP="002B1608">
      <w:pPr>
        <w:jc w:val="both"/>
        <w:rPr>
          <w:rFonts w:ascii="Arial" w:hAnsi="Arial" w:cs="Arial"/>
        </w:rPr>
      </w:pPr>
      <w:r>
        <w:rPr>
          <w:rFonts w:ascii="Arial" w:hAnsi="Arial" w:cs="Arial"/>
        </w:rPr>
        <w:t>Once the r</w:t>
      </w:r>
      <w:r w:rsidR="00907A54" w:rsidRPr="00035707">
        <w:rPr>
          <w:rFonts w:ascii="Arial" w:hAnsi="Arial" w:cs="Arial"/>
        </w:rPr>
        <w:t xml:space="preserve">elationships </w:t>
      </w:r>
      <w:r w:rsidR="00AD5A5D">
        <w:rPr>
          <w:rFonts w:ascii="Arial" w:hAnsi="Arial" w:cs="Arial"/>
        </w:rPr>
        <w:t>between</w:t>
      </w:r>
      <w:r w:rsidR="00907A54" w:rsidRPr="00035707">
        <w:rPr>
          <w:rFonts w:ascii="Arial" w:hAnsi="Arial" w:cs="Arial"/>
        </w:rPr>
        <w:t xml:space="preserve"> input sources </w:t>
      </w:r>
      <w:r w:rsidR="00AC4415">
        <w:rPr>
          <w:rFonts w:ascii="Arial" w:hAnsi="Arial" w:cs="Arial"/>
        </w:rPr>
        <w:t>RPi</w:t>
      </w:r>
      <w:r w:rsidR="003668BB">
        <w:rPr>
          <w:rFonts w:ascii="Arial" w:hAnsi="Arial" w:cs="Arial"/>
        </w:rPr>
        <w:t xml:space="preserve"> in </w:t>
      </w:r>
      <w:proofErr w:type="spellStart"/>
      <w:r w:rsidR="003668BB">
        <w:rPr>
          <w:rFonts w:ascii="Arial" w:hAnsi="Arial" w:cs="Arial"/>
        </w:rPr>
        <w:t>IoTHubs</w:t>
      </w:r>
      <w:proofErr w:type="spellEnd"/>
      <w:r w:rsidR="00907A54" w:rsidRPr="00035707">
        <w:rPr>
          <w:rFonts w:ascii="Arial" w:hAnsi="Arial" w:cs="Arial"/>
        </w:rPr>
        <w:t xml:space="preserve"> and output sources such as SQL Database </w:t>
      </w:r>
      <w:r>
        <w:rPr>
          <w:rFonts w:ascii="Arial" w:hAnsi="Arial" w:cs="Arial"/>
        </w:rPr>
        <w:t>has been formed, it will</w:t>
      </w:r>
      <w:r w:rsidR="00907A54" w:rsidRPr="00035707">
        <w:rPr>
          <w:rFonts w:ascii="Arial" w:hAnsi="Arial" w:cs="Arial"/>
        </w:rPr>
        <w:t xml:space="preserve"> trigger </w:t>
      </w:r>
      <w:r w:rsidR="00FC6886">
        <w:rPr>
          <w:rFonts w:ascii="Arial" w:hAnsi="Arial" w:cs="Arial"/>
        </w:rPr>
        <w:t>the</w:t>
      </w:r>
      <w:r w:rsidR="00907A54" w:rsidRPr="00035707">
        <w:rPr>
          <w:rFonts w:ascii="Arial" w:hAnsi="Arial" w:cs="Arial"/>
        </w:rPr>
        <w:t xml:space="preserve"> streaming </w:t>
      </w:r>
      <w:r w:rsidR="00FC6886">
        <w:rPr>
          <w:rFonts w:ascii="Arial" w:hAnsi="Arial" w:cs="Arial"/>
        </w:rPr>
        <w:t xml:space="preserve">of </w:t>
      </w:r>
      <w:r w:rsidR="00907A54" w:rsidRPr="00035707">
        <w:rPr>
          <w:rFonts w:ascii="Arial" w:hAnsi="Arial" w:cs="Arial"/>
        </w:rPr>
        <w:t>real-time sensory data from IoT device to SQL Database.</w:t>
      </w:r>
      <w:r w:rsidR="001511CC">
        <w:rPr>
          <w:rFonts w:ascii="Arial" w:hAnsi="Arial" w:cs="Arial"/>
        </w:rPr>
        <w:t xml:space="preserve"> The Python script </w:t>
      </w:r>
      <w:r w:rsidR="001511CC" w:rsidRPr="004C2C4D">
        <w:rPr>
          <w:rFonts w:ascii="Arial" w:hAnsi="Arial" w:cs="Arial"/>
          <w:highlight w:val="yellow"/>
        </w:rPr>
        <w:t>(Appendix xx)</w:t>
      </w:r>
      <w:r w:rsidR="001511CC">
        <w:rPr>
          <w:rFonts w:ascii="Arial" w:hAnsi="Arial" w:cs="Arial"/>
        </w:rPr>
        <w:t xml:space="preserve"> has executed on the RPi to connect with the </w:t>
      </w:r>
      <w:proofErr w:type="spellStart"/>
      <w:r w:rsidR="001511CC">
        <w:rPr>
          <w:rFonts w:ascii="Arial" w:hAnsi="Arial" w:cs="Arial"/>
        </w:rPr>
        <w:t>IoTHubs</w:t>
      </w:r>
      <w:proofErr w:type="spellEnd"/>
      <w:r w:rsidR="001511CC">
        <w:rPr>
          <w:rFonts w:ascii="Arial" w:hAnsi="Arial" w:cs="Arial"/>
        </w:rPr>
        <w:t>.</w:t>
      </w:r>
      <w:r w:rsidR="002B1608">
        <w:rPr>
          <w:rFonts w:ascii="Arial" w:hAnsi="Arial" w:cs="Arial"/>
        </w:rPr>
        <w:t xml:space="preserve"> RPi</w:t>
      </w:r>
      <w:r w:rsidR="002B1608" w:rsidRPr="002B1608">
        <w:rPr>
          <w:rFonts w:ascii="Arial" w:hAnsi="Arial" w:cs="Arial"/>
        </w:rPr>
        <w:t xml:space="preserve"> is set to send data every</w:t>
      </w:r>
      <w:r w:rsidR="002B1608">
        <w:rPr>
          <w:rFonts w:ascii="Arial" w:hAnsi="Arial" w:cs="Arial"/>
        </w:rPr>
        <w:t xml:space="preserve"> </w:t>
      </w:r>
      <w:r w:rsidR="002B1608" w:rsidRPr="002B1608">
        <w:rPr>
          <w:rFonts w:ascii="Arial" w:hAnsi="Arial" w:cs="Arial"/>
        </w:rPr>
        <w:t xml:space="preserve">10 seconds. The parameters obtained are the </w:t>
      </w:r>
      <w:r w:rsidR="002B1608" w:rsidRPr="004C2C4D">
        <w:rPr>
          <w:rFonts w:ascii="Arial" w:hAnsi="Arial" w:cs="Arial"/>
        </w:rPr>
        <w:t>microcontroller device id, timestamp, temperature, humidity, CO2_level and PM2.5_level. These parameters are added as a new row in the Azure SQL Server database.</w:t>
      </w:r>
    </w:p>
    <w:p w14:paraId="71E59835" w14:textId="72770DC5" w:rsidR="005B2B20" w:rsidRPr="004C2C4D" w:rsidRDefault="00AD5A5D" w:rsidP="00035707">
      <w:pPr>
        <w:jc w:val="both"/>
        <w:rPr>
          <w:rFonts w:ascii="Arial" w:hAnsi="Arial" w:cs="Arial"/>
        </w:rPr>
      </w:pPr>
      <w:r w:rsidRPr="004C2C4D">
        <w:rPr>
          <w:rFonts w:ascii="Arial" w:hAnsi="Arial" w:cs="Arial"/>
        </w:rPr>
        <w:t>In summary, t</w:t>
      </w:r>
      <w:r w:rsidR="00FC6886" w:rsidRPr="004C2C4D">
        <w:rPr>
          <w:rFonts w:ascii="Arial" w:hAnsi="Arial" w:cs="Arial"/>
        </w:rPr>
        <w:t xml:space="preserve">here are 3 tables which are the </w:t>
      </w:r>
      <w:r w:rsidR="0082210C" w:rsidRPr="004C2C4D">
        <w:rPr>
          <w:rFonts w:ascii="Arial" w:hAnsi="Arial" w:cs="Arial"/>
        </w:rPr>
        <w:t>safety</w:t>
      </w:r>
      <w:r w:rsidR="005B2B20" w:rsidRPr="004C2C4D">
        <w:rPr>
          <w:rFonts w:ascii="Arial" w:hAnsi="Arial" w:cs="Arial"/>
        </w:rPr>
        <w:t xml:space="preserve"> </w:t>
      </w:r>
      <w:r w:rsidR="00FC6886" w:rsidRPr="004C2C4D">
        <w:rPr>
          <w:rFonts w:ascii="Arial" w:hAnsi="Arial" w:cs="Arial"/>
        </w:rPr>
        <w:t>d</w:t>
      </w:r>
      <w:r w:rsidR="005B2B20" w:rsidRPr="004C2C4D">
        <w:rPr>
          <w:rFonts w:ascii="Arial" w:hAnsi="Arial" w:cs="Arial"/>
        </w:rPr>
        <w:t>ata</w:t>
      </w:r>
      <w:r w:rsidR="0082210C" w:rsidRPr="004C2C4D">
        <w:rPr>
          <w:rFonts w:ascii="Arial" w:hAnsi="Arial" w:cs="Arial"/>
        </w:rPr>
        <w:t>, progress data</w:t>
      </w:r>
      <w:r w:rsidR="00FC6886" w:rsidRPr="004C2C4D">
        <w:rPr>
          <w:rFonts w:ascii="Arial" w:hAnsi="Arial" w:cs="Arial"/>
        </w:rPr>
        <w:t xml:space="preserve"> and sensory data of the data layer for the control room.</w:t>
      </w:r>
      <w:r w:rsidR="005B2B20" w:rsidRPr="004C2C4D">
        <w:rPr>
          <w:rFonts w:ascii="Arial" w:hAnsi="Arial" w:cs="Arial"/>
        </w:rPr>
        <w:t xml:space="preserve"> </w:t>
      </w:r>
    </w:p>
    <w:tbl>
      <w:tblPr>
        <w:tblStyle w:val="TableGrid"/>
        <w:tblW w:w="0" w:type="auto"/>
        <w:jc w:val="center"/>
        <w:tblLook w:val="04A0" w:firstRow="1" w:lastRow="0" w:firstColumn="1" w:lastColumn="0" w:noHBand="0" w:noVBand="1"/>
      </w:tblPr>
      <w:tblGrid>
        <w:gridCol w:w="1928"/>
        <w:gridCol w:w="1803"/>
        <w:gridCol w:w="1803"/>
        <w:gridCol w:w="1803"/>
      </w:tblGrid>
      <w:tr w:rsidR="00457634" w:rsidRPr="004C2C4D" w14:paraId="34D1A72C" w14:textId="77777777" w:rsidTr="0082210C">
        <w:trPr>
          <w:jc w:val="center"/>
        </w:trPr>
        <w:tc>
          <w:tcPr>
            <w:tcW w:w="1928" w:type="dxa"/>
          </w:tcPr>
          <w:p w14:paraId="4D216667" w14:textId="6067045B" w:rsidR="00457634" w:rsidRPr="004C2C4D" w:rsidRDefault="00457634" w:rsidP="005B2B20">
            <w:pPr>
              <w:rPr>
                <w:rFonts w:ascii="Arial" w:hAnsi="Arial" w:cs="Arial"/>
                <w:b/>
                <w:bCs/>
              </w:rPr>
            </w:pPr>
            <w:r w:rsidRPr="004C2C4D">
              <w:rPr>
                <w:rFonts w:ascii="Arial" w:hAnsi="Arial" w:cs="Arial"/>
                <w:b/>
                <w:bCs/>
              </w:rPr>
              <w:t>Table Name</w:t>
            </w:r>
          </w:p>
        </w:tc>
        <w:tc>
          <w:tcPr>
            <w:tcW w:w="1803" w:type="dxa"/>
          </w:tcPr>
          <w:p w14:paraId="15624B32" w14:textId="5B3E13A2" w:rsidR="00457634" w:rsidRPr="004C2C4D" w:rsidRDefault="00457634" w:rsidP="005B2B20">
            <w:pPr>
              <w:rPr>
                <w:rFonts w:ascii="Arial" w:hAnsi="Arial" w:cs="Arial"/>
                <w:b/>
                <w:bCs/>
              </w:rPr>
            </w:pPr>
            <w:r w:rsidRPr="004C2C4D">
              <w:rPr>
                <w:rFonts w:ascii="Arial" w:hAnsi="Arial" w:cs="Arial"/>
                <w:b/>
                <w:bCs/>
              </w:rPr>
              <w:t>Field</w:t>
            </w:r>
          </w:p>
        </w:tc>
        <w:tc>
          <w:tcPr>
            <w:tcW w:w="1803" w:type="dxa"/>
          </w:tcPr>
          <w:p w14:paraId="76EB8578" w14:textId="120ABB70" w:rsidR="00457634" w:rsidRPr="004C2C4D" w:rsidRDefault="00457634" w:rsidP="005B2B20">
            <w:pPr>
              <w:rPr>
                <w:rFonts w:ascii="Arial" w:hAnsi="Arial" w:cs="Arial"/>
                <w:b/>
                <w:bCs/>
              </w:rPr>
            </w:pPr>
            <w:r w:rsidRPr="004C2C4D">
              <w:rPr>
                <w:rFonts w:ascii="Arial" w:hAnsi="Arial" w:cs="Arial"/>
                <w:b/>
                <w:bCs/>
              </w:rPr>
              <w:t>Type</w:t>
            </w:r>
          </w:p>
        </w:tc>
        <w:tc>
          <w:tcPr>
            <w:tcW w:w="1803" w:type="dxa"/>
          </w:tcPr>
          <w:p w14:paraId="446C314C" w14:textId="3AAB3D53" w:rsidR="00457634" w:rsidRPr="004C2C4D" w:rsidRDefault="00457634" w:rsidP="005B2B20">
            <w:pPr>
              <w:rPr>
                <w:rFonts w:ascii="Arial" w:hAnsi="Arial" w:cs="Arial"/>
                <w:b/>
                <w:bCs/>
              </w:rPr>
            </w:pPr>
            <w:r w:rsidRPr="004C2C4D">
              <w:rPr>
                <w:rFonts w:ascii="Arial" w:hAnsi="Arial" w:cs="Arial"/>
                <w:b/>
                <w:bCs/>
              </w:rPr>
              <w:t>Description</w:t>
            </w:r>
          </w:p>
        </w:tc>
      </w:tr>
      <w:tr w:rsidR="002B1608" w:rsidRPr="004C2C4D" w14:paraId="24EB1A74" w14:textId="77777777" w:rsidTr="0082210C">
        <w:trPr>
          <w:jc w:val="center"/>
        </w:trPr>
        <w:tc>
          <w:tcPr>
            <w:tcW w:w="1928" w:type="dxa"/>
            <w:vMerge w:val="restart"/>
          </w:tcPr>
          <w:p w14:paraId="10C59F5D" w14:textId="77777777" w:rsidR="004000E9" w:rsidRPr="004C2C4D" w:rsidRDefault="004000E9" w:rsidP="005B2B20">
            <w:pPr>
              <w:rPr>
                <w:rFonts w:ascii="Arial" w:hAnsi="Arial" w:cs="Arial"/>
              </w:rPr>
            </w:pPr>
          </w:p>
          <w:p w14:paraId="4571364C" w14:textId="2625BCB8" w:rsidR="002B1608" w:rsidRPr="004C2C4D" w:rsidRDefault="002B1608" w:rsidP="005B2B20">
            <w:pPr>
              <w:rPr>
                <w:rFonts w:ascii="Arial" w:hAnsi="Arial" w:cs="Arial"/>
              </w:rPr>
            </w:pPr>
            <w:r w:rsidRPr="004C2C4D">
              <w:rPr>
                <w:rFonts w:ascii="Arial" w:hAnsi="Arial" w:cs="Arial"/>
              </w:rPr>
              <w:t>SENSORY</w:t>
            </w:r>
          </w:p>
        </w:tc>
        <w:tc>
          <w:tcPr>
            <w:tcW w:w="1803" w:type="dxa"/>
          </w:tcPr>
          <w:p w14:paraId="233CCEB6" w14:textId="77777777" w:rsidR="002B1608" w:rsidRPr="004C2C4D" w:rsidRDefault="002B1608" w:rsidP="005B2B20">
            <w:pPr>
              <w:rPr>
                <w:rFonts w:ascii="Arial" w:hAnsi="Arial" w:cs="Arial"/>
              </w:rPr>
            </w:pPr>
          </w:p>
        </w:tc>
        <w:tc>
          <w:tcPr>
            <w:tcW w:w="1803" w:type="dxa"/>
          </w:tcPr>
          <w:p w14:paraId="6ED2F26F" w14:textId="77777777" w:rsidR="002B1608" w:rsidRPr="004C2C4D" w:rsidRDefault="002B1608" w:rsidP="005B2B20">
            <w:pPr>
              <w:rPr>
                <w:rFonts w:ascii="Arial" w:hAnsi="Arial" w:cs="Arial"/>
              </w:rPr>
            </w:pPr>
          </w:p>
        </w:tc>
        <w:tc>
          <w:tcPr>
            <w:tcW w:w="1803" w:type="dxa"/>
          </w:tcPr>
          <w:p w14:paraId="2DAB6FC1" w14:textId="77777777" w:rsidR="002B1608" w:rsidRPr="004C2C4D" w:rsidRDefault="002B1608" w:rsidP="005B2B20">
            <w:pPr>
              <w:rPr>
                <w:rFonts w:ascii="Arial" w:hAnsi="Arial" w:cs="Arial"/>
              </w:rPr>
            </w:pPr>
          </w:p>
        </w:tc>
      </w:tr>
      <w:tr w:rsidR="002B1608" w:rsidRPr="004C2C4D" w14:paraId="132726FD" w14:textId="77777777" w:rsidTr="0082210C">
        <w:trPr>
          <w:jc w:val="center"/>
        </w:trPr>
        <w:tc>
          <w:tcPr>
            <w:tcW w:w="1928" w:type="dxa"/>
            <w:vMerge/>
          </w:tcPr>
          <w:p w14:paraId="2ACFA598" w14:textId="1AFEB735" w:rsidR="002B1608" w:rsidRPr="004C2C4D" w:rsidRDefault="002B1608" w:rsidP="005B2B20">
            <w:pPr>
              <w:rPr>
                <w:rFonts w:ascii="Arial" w:hAnsi="Arial" w:cs="Arial"/>
              </w:rPr>
            </w:pPr>
          </w:p>
        </w:tc>
        <w:tc>
          <w:tcPr>
            <w:tcW w:w="1803" w:type="dxa"/>
          </w:tcPr>
          <w:p w14:paraId="7B1075A8" w14:textId="77777777" w:rsidR="002B1608" w:rsidRPr="004C2C4D" w:rsidRDefault="002B1608" w:rsidP="005B2B20">
            <w:pPr>
              <w:rPr>
                <w:rFonts w:ascii="Arial" w:hAnsi="Arial" w:cs="Arial"/>
              </w:rPr>
            </w:pPr>
          </w:p>
        </w:tc>
        <w:tc>
          <w:tcPr>
            <w:tcW w:w="1803" w:type="dxa"/>
          </w:tcPr>
          <w:p w14:paraId="417EAC23" w14:textId="77777777" w:rsidR="002B1608" w:rsidRPr="004C2C4D" w:rsidRDefault="002B1608" w:rsidP="005B2B20">
            <w:pPr>
              <w:rPr>
                <w:rFonts w:ascii="Arial" w:hAnsi="Arial" w:cs="Arial"/>
              </w:rPr>
            </w:pPr>
          </w:p>
        </w:tc>
        <w:tc>
          <w:tcPr>
            <w:tcW w:w="1803" w:type="dxa"/>
          </w:tcPr>
          <w:p w14:paraId="339E892A" w14:textId="77777777" w:rsidR="002B1608" w:rsidRPr="004C2C4D" w:rsidRDefault="002B1608" w:rsidP="005B2B20">
            <w:pPr>
              <w:rPr>
                <w:rFonts w:ascii="Arial" w:hAnsi="Arial" w:cs="Arial"/>
              </w:rPr>
            </w:pPr>
          </w:p>
        </w:tc>
      </w:tr>
      <w:tr w:rsidR="002B1608" w:rsidRPr="004C2C4D" w14:paraId="12539076" w14:textId="77777777" w:rsidTr="0082210C">
        <w:trPr>
          <w:jc w:val="center"/>
        </w:trPr>
        <w:tc>
          <w:tcPr>
            <w:tcW w:w="1928" w:type="dxa"/>
            <w:vMerge/>
          </w:tcPr>
          <w:p w14:paraId="600F738D" w14:textId="41891296" w:rsidR="002B1608" w:rsidRPr="004C2C4D" w:rsidRDefault="002B1608" w:rsidP="005B2B20">
            <w:pPr>
              <w:rPr>
                <w:rFonts w:ascii="Arial" w:hAnsi="Arial" w:cs="Arial"/>
              </w:rPr>
            </w:pPr>
          </w:p>
        </w:tc>
        <w:tc>
          <w:tcPr>
            <w:tcW w:w="1803" w:type="dxa"/>
          </w:tcPr>
          <w:p w14:paraId="4BD0D88A" w14:textId="77777777" w:rsidR="002B1608" w:rsidRPr="004C2C4D" w:rsidRDefault="002B1608" w:rsidP="005B2B20">
            <w:pPr>
              <w:rPr>
                <w:rFonts w:ascii="Arial" w:hAnsi="Arial" w:cs="Arial"/>
              </w:rPr>
            </w:pPr>
          </w:p>
        </w:tc>
        <w:tc>
          <w:tcPr>
            <w:tcW w:w="1803" w:type="dxa"/>
          </w:tcPr>
          <w:p w14:paraId="26100AB0" w14:textId="77777777" w:rsidR="002B1608" w:rsidRPr="004C2C4D" w:rsidRDefault="002B1608" w:rsidP="005B2B20">
            <w:pPr>
              <w:rPr>
                <w:rFonts w:ascii="Arial" w:hAnsi="Arial" w:cs="Arial"/>
              </w:rPr>
            </w:pPr>
          </w:p>
        </w:tc>
        <w:tc>
          <w:tcPr>
            <w:tcW w:w="1803" w:type="dxa"/>
          </w:tcPr>
          <w:p w14:paraId="5076D2A2" w14:textId="77777777" w:rsidR="002B1608" w:rsidRPr="004C2C4D" w:rsidRDefault="002B1608" w:rsidP="005B2B20">
            <w:pPr>
              <w:rPr>
                <w:rFonts w:ascii="Arial" w:hAnsi="Arial" w:cs="Arial"/>
              </w:rPr>
            </w:pPr>
          </w:p>
        </w:tc>
      </w:tr>
    </w:tbl>
    <w:p w14:paraId="3B9326CC" w14:textId="4542B1FD" w:rsidR="00092FF5" w:rsidRPr="004C2C4D" w:rsidRDefault="00092FF5" w:rsidP="005B2B20">
      <w:pPr>
        <w:rPr>
          <w:rFonts w:ascii="Arial" w:hAnsi="Arial" w:cs="Arial"/>
        </w:rPr>
      </w:pPr>
    </w:p>
    <w:p w14:paraId="31A4F249" w14:textId="5A66297D" w:rsidR="00907A54" w:rsidRPr="004C2C4D" w:rsidRDefault="00900031" w:rsidP="00DA795A">
      <w:pPr>
        <w:pStyle w:val="Heading1"/>
        <w:numPr>
          <w:ilvl w:val="2"/>
          <w:numId w:val="2"/>
        </w:numPr>
        <w:ind w:left="504"/>
        <w:rPr>
          <w:rFonts w:ascii="Arial" w:hAnsi="Arial" w:cs="Arial"/>
          <w:sz w:val="22"/>
          <w:szCs w:val="22"/>
        </w:rPr>
      </w:pPr>
      <w:r w:rsidRPr="004C2C4D">
        <w:rPr>
          <w:rFonts w:ascii="Arial" w:hAnsi="Arial" w:cs="Arial"/>
          <w:sz w:val="22"/>
          <w:szCs w:val="22"/>
        </w:rPr>
        <w:t>API</w:t>
      </w:r>
      <w:r w:rsidR="002003C9" w:rsidRPr="004C2C4D">
        <w:rPr>
          <w:rFonts w:ascii="Arial" w:hAnsi="Arial" w:cs="Arial"/>
          <w:sz w:val="22"/>
          <w:szCs w:val="22"/>
        </w:rPr>
        <w:t xml:space="preserve"> Endpoint</w:t>
      </w:r>
    </w:p>
    <w:p w14:paraId="7367040C" w14:textId="3BA4C299" w:rsidR="003E6CE6" w:rsidRPr="004C2C4D" w:rsidRDefault="00681AEC" w:rsidP="001511CC">
      <w:pPr>
        <w:jc w:val="both"/>
        <w:rPr>
          <w:rFonts w:ascii="Arial" w:hAnsi="Arial" w:cs="Arial"/>
        </w:rPr>
      </w:pPr>
      <w:r w:rsidRPr="004C2C4D">
        <w:rPr>
          <w:rFonts w:ascii="Arial" w:hAnsi="Arial" w:cs="Arial"/>
        </w:rPr>
        <w:t>Azure App Service is an HTTP-based service for hosting web applications, REST APIs, and mobile back ends. Node.JS application has been developed to retrieve the data from the SQL Server Database.</w:t>
      </w:r>
      <w:r w:rsidR="001511CC" w:rsidRPr="004C2C4D">
        <w:rPr>
          <w:rFonts w:ascii="Arial" w:hAnsi="Arial" w:cs="Arial"/>
        </w:rPr>
        <w:t xml:space="preserve"> The script is on </w:t>
      </w:r>
      <w:r w:rsidR="001511CC" w:rsidRPr="004C2C4D">
        <w:rPr>
          <w:rFonts w:ascii="Arial" w:hAnsi="Arial" w:cs="Arial"/>
          <w:highlight w:val="yellow"/>
        </w:rPr>
        <w:t>Appendix XX.</w:t>
      </w:r>
      <w:r w:rsidRPr="004C2C4D">
        <w:rPr>
          <w:rFonts w:ascii="Arial" w:hAnsi="Arial" w:cs="Arial"/>
        </w:rPr>
        <w:t xml:space="preserve"> It</w:t>
      </w:r>
      <w:r w:rsidR="00DA795A" w:rsidRPr="004C2C4D">
        <w:rPr>
          <w:rFonts w:ascii="Arial" w:hAnsi="Arial" w:cs="Arial"/>
        </w:rPr>
        <w:t xml:space="preserve"> define</w:t>
      </w:r>
      <w:r w:rsidRPr="004C2C4D">
        <w:rPr>
          <w:rFonts w:ascii="Arial" w:hAnsi="Arial" w:cs="Arial"/>
        </w:rPr>
        <w:t>s</w:t>
      </w:r>
      <w:r w:rsidR="00932C31" w:rsidRPr="004C2C4D">
        <w:rPr>
          <w:rFonts w:ascii="Arial" w:hAnsi="Arial" w:cs="Arial"/>
        </w:rPr>
        <w:t xml:space="preserve"> a</w:t>
      </w:r>
      <w:r w:rsidR="002B1608" w:rsidRPr="004C2C4D">
        <w:rPr>
          <w:rFonts w:ascii="Arial" w:hAnsi="Arial" w:cs="Arial"/>
        </w:rPr>
        <w:t>n</w:t>
      </w:r>
      <w:r w:rsidR="00932C31" w:rsidRPr="004C2C4D">
        <w:rPr>
          <w:rFonts w:ascii="Arial" w:hAnsi="Arial" w:cs="Arial"/>
        </w:rPr>
        <w:t xml:space="preserve"> URL endpoint for triggering GET request from</w:t>
      </w:r>
      <w:r w:rsidR="00DA795A" w:rsidRPr="004C2C4D">
        <w:rPr>
          <w:rFonts w:ascii="Arial" w:hAnsi="Arial" w:cs="Arial"/>
        </w:rPr>
        <w:t xml:space="preserve"> </w:t>
      </w:r>
      <w:r w:rsidR="00C119D2" w:rsidRPr="004C2C4D">
        <w:rPr>
          <w:rFonts w:ascii="Arial" w:hAnsi="Arial" w:cs="Arial"/>
        </w:rPr>
        <w:t>the</w:t>
      </w:r>
      <w:r w:rsidR="00DA795A" w:rsidRPr="004C2C4D">
        <w:rPr>
          <w:rFonts w:ascii="Arial" w:hAnsi="Arial" w:cs="Arial"/>
        </w:rPr>
        <w:t xml:space="preserve"> table</w:t>
      </w:r>
      <w:r w:rsidR="00C119D2" w:rsidRPr="004C2C4D">
        <w:rPr>
          <w:rFonts w:ascii="Arial" w:hAnsi="Arial" w:cs="Arial"/>
        </w:rPr>
        <w:t>s</w:t>
      </w:r>
      <w:r w:rsidR="00DA795A" w:rsidRPr="004C2C4D">
        <w:rPr>
          <w:rFonts w:ascii="Arial" w:hAnsi="Arial" w:cs="Arial"/>
        </w:rPr>
        <w:t xml:space="preserve"> </w:t>
      </w:r>
      <w:r w:rsidR="00C119D2" w:rsidRPr="004C2C4D">
        <w:rPr>
          <w:rFonts w:ascii="Arial" w:hAnsi="Arial" w:cs="Arial"/>
        </w:rPr>
        <w:t>in SQL database and</w:t>
      </w:r>
      <w:r w:rsidR="00DA795A" w:rsidRPr="004C2C4D">
        <w:rPr>
          <w:rFonts w:ascii="Arial" w:hAnsi="Arial" w:cs="Arial"/>
        </w:rPr>
        <w:t xml:space="preserve"> returned as a </w:t>
      </w:r>
      <w:r w:rsidR="00867B9B" w:rsidRPr="004C2C4D">
        <w:rPr>
          <w:rFonts w:ascii="Arial" w:hAnsi="Arial" w:cs="Arial"/>
        </w:rPr>
        <w:t>J</w:t>
      </w:r>
      <w:r w:rsidR="00DA795A" w:rsidRPr="004C2C4D">
        <w:rPr>
          <w:rFonts w:ascii="Arial" w:hAnsi="Arial" w:cs="Arial"/>
        </w:rPr>
        <w:t>SON object</w:t>
      </w:r>
      <w:r w:rsidRPr="004C2C4D">
        <w:rPr>
          <w:rFonts w:ascii="Arial" w:hAnsi="Arial" w:cs="Arial"/>
        </w:rPr>
        <w:t xml:space="preserve"> for</w:t>
      </w:r>
      <w:r w:rsidR="00DA795A" w:rsidRPr="004C2C4D">
        <w:rPr>
          <w:rFonts w:ascii="Arial" w:hAnsi="Arial" w:cs="Arial"/>
        </w:rPr>
        <w:t xml:space="preserve"> live data visualisation and analytics</w:t>
      </w:r>
      <w:r w:rsidRPr="004C2C4D">
        <w:rPr>
          <w:rFonts w:ascii="Arial" w:hAnsi="Arial" w:cs="Arial"/>
        </w:rPr>
        <w:t>.</w:t>
      </w:r>
      <w:r w:rsidR="007C27FB" w:rsidRPr="004C2C4D">
        <w:rPr>
          <w:rFonts w:ascii="Arial" w:hAnsi="Arial" w:cs="Arial"/>
        </w:rPr>
        <w:t xml:space="preserve"> </w:t>
      </w:r>
      <w:r w:rsidR="00C37646">
        <w:rPr>
          <w:rFonts w:ascii="Arial" w:hAnsi="Arial" w:cs="Arial"/>
        </w:rPr>
        <w:t>Data can be retrieved from</w:t>
      </w:r>
      <w:r w:rsidR="001511CC" w:rsidRPr="004C2C4D">
        <w:rPr>
          <w:rFonts w:ascii="Arial" w:hAnsi="Arial" w:cs="Arial"/>
        </w:rPr>
        <w:t xml:space="preserve"> </w:t>
      </w:r>
      <w:r w:rsidR="00C37646">
        <w:rPr>
          <w:rFonts w:ascii="Arial" w:hAnsi="Arial" w:cs="Arial"/>
        </w:rPr>
        <w:t xml:space="preserve">these API </w:t>
      </w:r>
      <w:r w:rsidR="00577193">
        <w:rPr>
          <w:rFonts w:ascii="Arial" w:hAnsi="Arial" w:cs="Arial"/>
        </w:rPr>
        <w:t>for the</w:t>
      </w:r>
      <w:r w:rsidR="001511CC" w:rsidRPr="004C2C4D">
        <w:rPr>
          <w:rFonts w:ascii="Arial" w:hAnsi="Arial" w:cs="Arial"/>
        </w:rPr>
        <w:t xml:space="preserve"> visualisation applications</w:t>
      </w:r>
      <w:r w:rsidR="007C27FB" w:rsidRPr="004C2C4D">
        <w:rPr>
          <w:rFonts w:ascii="Arial" w:hAnsi="Arial" w:cs="Arial"/>
        </w:rPr>
        <w:t xml:space="preserve">. </w:t>
      </w:r>
      <w:r w:rsidR="007C27FB" w:rsidRPr="00577193">
        <w:rPr>
          <w:rFonts w:ascii="Arial" w:hAnsi="Arial" w:cs="Arial"/>
          <w:highlight w:val="yellow"/>
        </w:rPr>
        <w:t>The API documentation can be found on the studies GitHub page.</w:t>
      </w:r>
    </w:p>
    <w:p w14:paraId="5123B2BE" w14:textId="6652BC1A" w:rsidR="00BD00EC" w:rsidRPr="004C2C4D" w:rsidRDefault="003A1E01" w:rsidP="003C069B">
      <w:pPr>
        <w:pStyle w:val="Heading1"/>
        <w:numPr>
          <w:ilvl w:val="1"/>
          <w:numId w:val="2"/>
        </w:numPr>
        <w:ind w:left="432"/>
        <w:rPr>
          <w:rFonts w:ascii="Arial" w:hAnsi="Arial" w:cs="Arial"/>
          <w:sz w:val="22"/>
          <w:szCs w:val="22"/>
        </w:rPr>
      </w:pPr>
      <w:r w:rsidRPr="004C2C4D">
        <w:rPr>
          <w:rFonts w:ascii="Arial" w:hAnsi="Arial" w:cs="Arial"/>
          <w:sz w:val="22"/>
          <w:szCs w:val="22"/>
        </w:rPr>
        <w:t>Visualisation</w:t>
      </w:r>
      <w:r w:rsidR="00AF7B56" w:rsidRPr="004C2C4D">
        <w:rPr>
          <w:rFonts w:ascii="Arial" w:hAnsi="Arial" w:cs="Arial"/>
          <w:sz w:val="22"/>
          <w:szCs w:val="22"/>
        </w:rPr>
        <w:t xml:space="preserve"> Techniques</w:t>
      </w:r>
    </w:p>
    <w:p w14:paraId="5334DD06" w14:textId="674E4119" w:rsidR="00064821" w:rsidRPr="004C2C4D" w:rsidRDefault="003A05C8" w:rsidP="003A05C8">
      <w:pPr>
        <w:pStyle w:val="Heading1"/>
        <w:numPr>
          <w:ilvl w:val="2"/>
          <w:numId w:val="2"/>
        </w:numPr>
        <w:ind w:left="504"/>
        <w:rPr>
          <w:rFonts w:ascii="Arial" w:hAnsi="Arial" w:cs="Arial"/>
          <w:sz w:val="22"/>
          <w:szCs w:val="22"/>
        </w:rPr>
      </w:pPr>
      <w:r w:rsidRPr="004C2C4D">
        <w:rPr>
          <w:rFonts w:ascii="Arial" w:hAnsi="Arial" w:cs="Arial"/>
          <w:sz w:val="22"/>
          <w:szCs w:val="22"/>
        </w:rPr>
        <w:t>VR</w:t>
      </w:r>
    </w:p>
    <w:p w14:paraId="0B89C6AF" w14:textId="4ACD1F06" w:rsidR="00060854" w:rsidRPr="004C2C4D" w:rsidRDefault="005005BA" w:rsidP="005005BA">
      <w:pPr>
        <w:jc w:val="both"/>
        <w:rPr>
          <w:rFonts w:ascii="Arial" w:hAnsi="Arial" w:cs="Arial"/>
        </w:rPr>
      </w:pPr>
      <w:r w:rsidRPr="004C2C4D">
        <w:rPr>
          <w:rFonts w:ascii="Arial" w:hAnsi="Arial" w:cs="Arial" w:hint="eastAsia"/>
        </w:rPr>
        <w:t>Th</w:t>
      </w:r>
      <w:r w:rsidRPr="004C2C4D">
        <w:rPr>
          <w:rFonts w:ascii="Arial" w:hAnsi="Arial" w:cs="Arial"/>
        </w:rPr>
        <w:t xml:space="preserve">e plug-in </w:t>
      </w:r>
      <w:r w:rsidR="00B640D7">
        <w:rPr>
          <w:rFonts w:ascii="Arial" w:hAnsi="Arial" w:cs="Arial"/>
        </w:rPr>
        <w:t>of Autodesk Revit called “</w:t>
      </w:r>
      <w:proofErr w:type="spellStart"/>
      <w:r w:rsidR="00B640D7">
        <w:rPr>
          <w:rFonts w:ascii="Arial" w:hAnsi="Arial" w:cs="Arial"/>
        </w:rPr>
        <w:t>Prosepct</w:t>
      </w:r>
      <w:proofErr w:type="spellEnd"/>
      <w:r w:rsidR="00B640D7">
        <w:rPr>
          <w:rFonts w:ascii="Arial" w:hAnsi="Arial" w:cs="Arial"/>
        </w:rPr>
        <w:t xml:space="preserve">” which is </w:t>
      </w:r>
      <w:r w:rsidR="004C2C4D" w:rsidRPr="004C2C4D">
        <w:rPr>
          <w:rFonts w:ascii="Arial" w:hAnsi="Arial" w:cs="Arial"/>
        </w:rPr>
        <w:t xml:space="preserve">developed by </w:t>
      </w:r>
      <w:proofErr w:type="spellStart"/>
      <w:r w:rsidR="004C2C4D" w:rsidRPr="004C2C4D">
        <w:rPr>
          <w:rFonts w:ascii="Arial" w:hAnsi="Arial" w:cs="Arial"/>
        </w:rPr>
        <w:t>IrisVR</w:t>
      </w:r>
      <w:proofErr w:type="spellEnd"/>
      <w:r w:rsidR="00B640D7">
        <w:rPr>
          <w:rFonts w:ascii="Arial" w:hAnsi="Arial" w:cs="Arial"/>
        </w:rPr>
        <w:t xml:space="preserve"> will be used for VR visualisation</w:t>
      </w:r>
      <w:r w:rsidR="004C2C4D" w:rsidRPr="004C2C4D">
        <w:rPr>
          <w:rFonts w:ascii="Arial" w:hAnsi="Arial" w:cs="Arial"/>
        </w:rPr>
        <w:t xml:space="preserve">, the model data in BIM360 </w:t>
      </w:r>
      <w:r w:rsidRPr="004C2C4D">
        <w:rPr>
          <w:rFonts w:ascii="Arial" w:hAnsi="Arial" w:cs="Arial"/>
        </w:rPr>
        <w:t xml:space="preserve">can </w:t>
      </w:r>
      <w:r w:rsidR="004C2C4D" w:rsidRPr="004C2C4D">
        <w:rPr>
          <w:rFonts w:ascii="Arial" w:hAnsi="Arial" w:cs="Arial"/>
        </w:rPr>
        <w:t xml:space="preserve">be </w:t>
      </w:r>
      <w:r w:rsidR="00B640D7">
        <w:rPr>
          <w:rFonts w:ascii="Arial" w:hAnsi="Arial" w:cs="Arial"/>
        </w:rPr>
        <w:t xml:space="preserve">opened in Revit and the model will be </w:t>
      </w:r>
      <w:r w:rsidRPr="004C2C4D">
        <w:rPr>
          <w:rFonts w:ascii="Arial" w:hAnsi="Arial" w:cs="Arial"/>
        </w:rPr>
        <w:t>convert</w:t>
      </w:r>
      <w:r w:rsidR="004C2C4D" w:rsidRPr="004C2C4D">
        <w:rPr>
          <w:rFonts w:ascii="Arial" w:hAnsi="Arial" w:cs="Arial"/>
        </w:rPr>
        <w:t>ed</w:t>
      </w:r>
      <w:r w:rsidRPr="004C2C4D">
        <w:rPr>
          <w:rFonts w:ascii="Arial" w:hAnsi="Arial" w:cs="Arial"/>
        </w:rPr>
        <w:t xml:space="preserve"> </w:t>
      </w:r>
      <w:r w:rsidR="009C7918" w:rsidRPr="004C2C4D">
        <w:rPr>
          <w:rFonts w:ascii="Arial" w:hAnsi="Arial" w:cs="Arial"/>
        </w:rPr>
        <w:t>for VR visualisation</w:t>
      </w:r>
      <w:r w:rsidR="00B640D7">
        <w:rPr>
          <w:rFonts w:ascii="Arial" w:hAnsi="Arial" w:cs="Arial"/>
        </w:rPr>
        <w:t xml:space="preserve"> by using this plug-in</w:t>
      </w:r>
      <w:r w:rsidRPr="004C2C4D">
        <w:rPr>
          <w:rFonts w:ascii="Arial" w:hAnsi="Arial" w:cs="Arial"/>
        </w:rPr>
        <w:t>.</w:t>
      </w:r>
      <w:r w:rsidR="00B20B57" w:rsidRPr="004C2C4D">
        <w:rPr>
          <w:rFonts w:ascii="Arial" w:hAnsi="Arial" w:cs="Arial"/>
        </w:rPr>
        <w:t xml:space="preserve"> </w:t>
      </w:r>
      <w:r w:rsidR="004C2C4D" w:rsidRPr="004C2C4D">
        <w:rPr>
          <w:rFonts w:ascii="Arial" w:hAnsi="Arial" w:cs="Arial"/>
        </w:rPr>
        <w:t xml:space="preserve">The 3D Views of the model can be imported directly into VR and automatically become viewpoints. It can create a narrative for the VR experience which is in 1:1 scale. </w:t>
      </w:r>
      <w:r w:rsidR="00060854" w:rsidRPr="004C2C4D">
        <w:rPr>
          <w:rFonts w:ascii="Arial" w:hAnsi="Arial" w:cs="Arial"/>
        </w:rPr>
        <w:t>The immersive VR headset Oculus Quest will be used for this study. It is a completely wire-free, PC free and with all the sensors built in. The specification is as follows:</w:t>
      </w:r>
    </w:p>
    <w:tbl>
      <w:tblPr>
        <w:tblStyle w:val="TableGrid"/>
        <w:tblW w:w="0" w:type="auto"/>
        <w:jc w:val="center"/>
        <w:tblLook w:val="04A0" w:firstRow="1" w:lastRow="0" w:firstColumn="1" w:lastColumn="0" w:noHBand="0" w:noVBand="1"/>
      </w:tblPr>
      <w:tblGrid>
        <w:gridCol w:w="2953"/>
        <w:gridCol w:w="2953"/>
      </w:tblGrid>
      <w:tr w:rsidR="00060854" w:rsidRPr="004C2C4D" w14:paraId="7BD9C4F2" w14:textId="77777777" w:rsidTr="00060854">
        <w:trPr>
          <w:trHeight w:val="499"/>
          <w:jc w:val="center"/>
        </w:trPr>
        <w:tc>
          <w:tcPr>
            <w:tcW w:w="2953" w:type="dxa"/>
          </w:tcPr>
          <w:p w14:paraId="6C4EF3B2" w14:textId="76BDAAA5" w:rsidR="00060854" w:rsidRPr="004C2C4D" w:rsidRDefault="00060854" w:rsidP="005005BA">
            <w:pPr>
              <w:jc w:val="both"/>
              <w:rPr>
                <w:rFonts w:ascii="Arial" w:hAnsi="Arial" w:cs="Arial"/>
              </w:rPr>
            </w:pPr>
            <w:r w:rsidRPr="004C2C4D">
              <w:rPr>
                <w:rFonts w:ascii="Arial" w:hAnsi="Arial" w:cs="Arial"/>
                <w:color w:val="333333"/>
                <w:shd w:val="clear" w:color="auto" w:fill="FCFCFC"/>
              </w:rPr>
              <w:t>Display panel</w:t>
            </w:r>
          </w:p>
        </w:tc>
        <w:tc>
          <w:tcPr>
            <w:tcW w:w="2953" w:type="dxa"/>
          </w:tcPr>
          <w:p w14:paraId="2BE7EF72" w14:textId="6E439C05" w:rsidR="00060854" w:rsidRPr="004C2C4D" w:rsidRDefault="00060854" w:rsidP="005005BA">
            <w:pPr>
              <w:jc w:val="both"/>
              <w:rPr>
                <w:rFonts w:ascii="Arial" w:hAnsi="Arial" w:cs="Arial"/>
              </w:rPr>
            </w:pPr>
            <w:r w:rsidRPr="004C2C4D">
              <w:rPr>
                <w:rFonts w:ascii="Arial" w:hAnsi="Arial" w:cs="Arial"/>
                <w:color w:val="333333"/>
                <w:shd w:val="clear" w:color="auto" w:fill="FCFCFC"/>
              </w:rPr>
              <w:t>OLED</w:t>
            </w:r>
          </w:p>
        </w:tc>
      </w:tr>
      <w:tr w:rsidR="00060854" w:rsidRPr="004C2C4D" w14:paraId="7F84D5FB" w14:textId="77777777" w:rsidTr="00242527">
        <w:trPr>
          <w:trHeight w:val="215"/>
          <w:jc w:val="center"/>
        </w:trPr>
        <w:tc>
          <w:tcPr>
            <w:tcW w:w="2953" w:type="dxa"/>
          </w:tcPr>
          <w:p w14:paraId="6C6584A1" w14:textId="26D94324" w:rsidR="00060854" w:rsidRPr="004C2C4D" w:rsidRDefault="00060854" w:rsidP="00060854">
            <w:pPr>
              <w:shd w:val="clear" w:color="auto" w:fill="FCFCFC"/>
              <w:spacing w:before="100" w:beforeAutospacing="1" w:after="240"/>
              <w:rPr>
                <w:rFonts w:ascii="Arial" w:eastAsia="Times New Roman" w:hAnsi="Arial" w:cs="Arial"/>
                <w:color w:val="333333"/>
              </w:rPr>
            </w:pPr>
            <w:r w:rsidRPr="00060854">
              <w:rPr>
                <w:rFonts w:ascii="Arial" w:eastAsia="Times New Roman" w:hAnsi="Arial" w:cs="Arial"/>
                <w:color w:val="333333"/>
              </w:rPr>
              <w:t>Display resolution</w:t>
            </w:r>
          </w:p>
        </w:tc>
        <w:tc>
          <w:tcPr>
            <w:tcW w:w="2953" w:type="dxa"/>
          </w:tcPr>
          <w:p w14:paraId="0D9DF320" w14:textId="7F866900" w:rsidR="00060854" w:rsidRPr="004C2C4D" w:rsidRDefault="00060854" w:rsidP="005005BA">
            <w:pPr>
              <w:jc w:val="both"/>
              <w:rPr>
                <w:rFonts w:ascii="Arial" w:hAnsi="Arial" w:cs="Arial"/>
              </w:rPr>
            </w:pPr>
            <w:r w:rsidRPr="00060854">
              <w:rPr>
                <w:rFonts w:ascii="Arial" w:eastAsia="Times New Roman" w:hAnsi="Arial" w:cs="Arial"/>
                <w:color w:val="333333"/>
              </w:rPr>
              <w:t xml:space="preserve">1440 x 1600 per eye </w:t>
            </w:r>
          </w:p>
        </w:tc>
      </w:tr>
      <w:tr w:rsidR="00060854" w:rsidRPr="004C2C4D" w14:paraId="492F94D6" w14:textId="77777777" w:rsidTr="00060854">
        <w:trPr>
          <w:trHeight w:val="499"/>
          <w:jc w:val="center"/>
        </w:trPr>
        <w:tc>
          <w:tcPr>
            <w:tcW w:w="2953" w:type="dxa"/>
          </w:tcPr>
          <w:p w14:paraId="261209B4" w14:textId="081D008D" w:rsidR="00060854" w:rsidRPr="004C2C4D" w:rsidRDefault="00060854" w:rsidP="005005BA">
            <w:pPr>
              <w:jc w:val="both"/>
              <w:rPr>
                <w:rFonts w:ascii="Arial" w:hAnsi="Arial" w:cs="Arial"/>
              </w:rPr>
            </w:pPr>
            <w:r w:rsidRPr="004C2C4D">
              <w:rPr>
                <w:rFonts w:ascii="Arial" w:hAnsi="Arial" w:cs="Arial"/>
                <w:color w:val="333333"/>
              </w:rPr>
              <w:t>R</w:t>
            </w:r>
            <w:r w:rsidRPr="00060854">
              <w:rPr>
                <w:rFonts w:ascii="Arial" w:eastAsia="Times New Roman" w:hAnsi="Arial" w:cs="Arial"/>
                <w:color w:val="333333"/>
              </w:rPr>
              <w:t>efresh rate</w:t>
            </w:r>
          </w:p>
        </w:tc>
        <w:tc>
          <w:tcPr>
            <w:tcW w:w="2953" w:type="dxa"/>
          </w:tcPr>
          <w:p w14:paraId="1D0AFA43" w14:textId="517EDC17" w:rsidR="00060854" w:rsidRPr="004C2C4D" w:rsidRDefault="00060854" w:rsidP="005005BA">
            <w:pPr>
              <w:jc w:val="both"/>
              <w:rPr>
                <w:rFonts w:ascii="Arial" w:hAnsi="Arial" w:cs="Arial"/>
              </w:rPr>
            </w:pPr>
            <w:r w:rsidRPr="00060854">
              <w:rPr>
                <w:rFonts w:ascii="Arial" w:eastAsia="Times New Roman" w:hAnsi="Arial" w:cs="Arial"/>
                <w:color w:val="333333"/>
              </w:rPr>
              <w:t>72Hz</w:t>
            </w:r>
          </w:p>
        </w:tc>
      </w:tr>
      <w:tr w:rsidR="00060854" w:rsidRPr="004C2C4D" w14:paraId="1EB25045" w14:textId="77777777" w:rsidTr="00242527">
        <w:trPr>
          <w:trHeight w:val="368"/>
          <w:jc w:val="center"/>
        </w:trPr>
        <w:tc>
          <w:tcPr>
            <w:tcW w:w="2953" w:type="dxa"/>
          </w:tcPr>
          <w:p w14:paraId="416DADEF" w14:textId="478D6C75" w:rsidR="00060854" w:rsidRPr="004C2C4D" w:rsidRDefault="00060854" w:rsidP="005005BA">
            <w:pPr>
              <w:jc w:val="both"/>
              <w:rPr>
                <w:rFonts w:ascii="Arial" w:hAnsi="Arial" w:cs="Arial"/>
              </w:rPr>
            </w:pPr>
            <w:r w:rsidRPr="004C2C4D">
              <w:rPr>
                <w:rFonts w:ascii="Arial" w:hAnsi="Arial" w:cs="Arial" w:hint="eastAsia"/>
              </w:rPr>
              <w:t>CPU</w:t>
            </w:r>
          </w:p>
        </w:tc>
        <w:tc>
          <w:tcPr>
            <w:tcW w:w="2953" w:type="dxa"/>
          </w:tcPr>
          <w:p w14:paraId="27B67BA6" w14:textId="71E2D8F5" w:rsidR="00060854" w:rsidRPr="00242527" w:rsidRDefault="00060854" w:rsidP="00242527">
            <w:pPr>
              <w:shd w:val="clear" w:color="auto" w:fill="FCFCFC"/>
              <w:spacing w:before="100" w:beforeAutospacing="1" w:after="240"/>
              <w:rPr>
                <w:rFonts w:ascii="Arial" w:eastAsia="Times New Roman" w:hAnsi="Arial" w:cs="Arial"/>
                <w:color w:val="333333"/>
              </w:rPr>
            </w:pPr>
            <w:r w:rsidRPr="00060854">
              <w:rPr>
                <w:rFonts w:ascii="Arial" w:eastAsia="Times New Roman" w:hAnsi="Arial" w:cs="Arial"/>
                <w:color w:val="333333"/>
              </w:rPr>
              <w:t>Qualcomm Snapdragon 835 processor</w:t>
            </w:r>
          </w:p>
        </w:tc>
      </w:tr>
      <w:tr w:rsidR="00060854" w:rsidRPr="004C2C4D" w14:paraId="70552E00" w14:textId="77777777" w:rsidTr="00242527">
        <w:trPr>
          <w:trHeight w:val="269"/>
          <w:jc w:val="center"/>
        </w:trPr>
        <w:tc>
          <w:tcPr>
            <w:tcW w:w="2953" w:type="dxa"/>
          </w:tcPr>
          <w:p w14:paraId="39BE2D0D" w14:textId="76F2E831" w:rsidR="00060854" w:rsidRPr="004C2C4D" w:rsidRDefault="00060854" w:rsidP="005005BA">
            <w:pPr>
              <w:jc w:val="both"/>
              <w:rPr>
                <w:rFonts w:ascii="Arial" w:hAnsi="Arial" w:cs="Arial"/>
              </w:rPr>
            </w:pPr>
            <w:r w:rsidRPr="004C2C4D">
              <w:rPr>
                <w:rFonts w:ascii="Arial" w:hAnsi="Arial" w:cs="Arial" w:hint="eastAsia"/>
              </w:rPr>
              <w:t>RAM</w:t>
            </w:r>
          </w:p>
        </w:tc>
        <w:tc>
          <w:tcPr>
            <w:tcW w:w="2953" w:type="dxa"/>
          </w:tcPr>
          <w:p w14:paraId="4FD31839" w14:textId="2BDA545A" w:rsidR="00060854" w:rsidRPr="00242527" w:rsidRDefault="00060854" w:rsidP="00242527">
            <w:pPr>
              <w:shd w:val="clear" w:color="auto" w:fill="FCFCFC"/>
              <w:spacing w:before="100" w:beforeAutospacing="1" w:after="240"/>
              <w:rPr>
                <w:rFonts w:ascii="Arial" w:eastAsia="Times New Roman" w:hAnsi="Arial" w:cs="Arial"/>
                <w:color w:val="333333"/>
              </w:rPr>
            </w:pPr>
            <w:r w:rsidRPr="00060854">
              <w:rPr>
                <w:rFonts w:ascii="Arial" w:eastAsia="Times New Roman" w:hAnsi="Arial" w:cs="Arial"/>
                <w:color w:val="333333"/>
              </w:rPr>
              <w:t>4GB RAM</w:t>
            </w:r>
          </w:p>
        </w:tc>
      </w:tr>
      <w:tr w:rsidR="00060854" w:rsidRPr="004C2C4D" w14:paraId="1E000974" w14:textId="77777777" w:rsidTr="00242527">
        <w:trPr>
          <w:trHeight w:val="58"/>
          <w:jc w:val="center"/>
        </w:trPr>
        <w:tc>
          <w:tcPr>
            <w:tcW w:w="2953" w:type="dxa"/>
          </w:tcPr>
          <w:p w14:paraId="0ED2BA67" w14:textId="6797C760" w:rsidR="00060854" w:rsidRPr="004C2C4D" w:rsidRDefault="00060854" w:rsidP="005005BA">
            <w:pPr>
              <w:jc w:val="both"/>
              <w:rPr>
                <w:rFonts w:ascii="Arial" w:hAnsi="Arial" w:cs="Arial"/>
              </w:rPr>
            </w:pPr>
            <w:r w:rsidRPr="004C2C4D">
              <w:rPr>
                <w:rFonts w:ascii="Arial" w:hAnsi="Arial" w:cs="Arial"/>
              </w:rPr>
              <w:t>B</w:t>
            </w:r>
            <w:r w:rsidRPr="004C2C4D">
              <w:rPr>
                <w:rFonts w:ascii="Arial" w:hAnsi="Arial" w:cs="Arial" w:hint="eastAsia"/>
              </w:rPr>
              <w:t>a</w:t>
            </w:r>
            <w:r w:rsidRPr="004C2C4D">
              <w:rPr>
                <w:rFonts w:ascii="Arial" w:hAnsi="Arial" w:cs="Arial"/>
              </w:rPr>
              <w:t>ttery</w:t>
            </w:r>
          </w:p>
        </w:tc>
        <w:tc>
          <w:tcPr>
            <w:tcW w:w="2953" w:type="dxa"/>
          </w:tcPr>
          <w:p w14:paraId="4545B365" w14:textId="439B97F0" w:rsidR="00060854" w:rsidRPr="00242527" w:rsidRDefault="00060854" w:rsidP="00242527">
            <w:pPr>
              <w:shd w:val="clear" w:color="auto" w:fill="FCFCFC"/>
              <w:spacing w:before="100" w:beforeAutospacing="1" w:after="240"/>
              <w:rPr>
                <w:rFonts w:ascii="Arial" w:eastAsia="Times New Roman" w:hAnsi="Arial" w:cs="Arial"/>
                <w:color w:val="333333"/>
              </w:rPr>
            </w:pPr>
            <w:r w:rsidRPr="00060854">
              <w:rPr>
                <w:rFonts w:ascii="Arial" w:eastAsia="Times New Roman" w:hAnsi="Arial" w:cs="Arial"/>
                <w:color w:val="333333"/>
              </w:rPr>
              <w:t>Lithium-ion battery with 2-3 hours playtime, depending on what you are playing</w:t>
            </w:r>
          </w:p>
        </w:tc>
      </w:tr>
      <w:tr w:rsidR="00060854" w:rsidRPr="004C2C4D" w14:paraId="079C341F" w14:textId="77777777" w:rsidTr="002F07A2">
        <w:trPr>
          <w:trHeight w:val="611"/>
          <w:jc w:val="center"/>
        </w:trPr>
        <w:tc>
          <w:tcPr>
            <w:tcW w:w="2953" w:type="dxa"/>
          </w:tcPr>
          <w:p w14:paraId="0972B07D" w14:textId="3692E9F8" w:rsidR="00060854" w:rsidRPr="004C2C4D" w:rsidRDefault="00060854" w:rsidP="005005BA">
            <w:pPr>
              <w:jc w:val="both"/>
              <w:rPr>
                <w:rFonts w:ascii="Arial" w:hAnsi="Arial" w:cs="Arial"/>
              </w:rPr>
            </w:pPr>
            <w:r w:rsidRPr="004C2C4D">
              <w:rPr>
                <w:rFonts w:ascii="Arial" w:hAnsi="Arial" w:cs="Arial"/>
              </w:rPr>
              <w:lastRenderedPageBreak/>
              <w:t>Degree of Freedom</w:t>
            </w:r>
          </w:p>
        </w:tc>
        <w:tc>
          <w:tcPr>
            <w:tcW w:w="2953" w:type="dxa"/>
          </w:tcPr>
          <w:p w14:paraId="0FE96389" w14:textId="26AA2E29" w:rsidR="00060854" w:rsidRPr="00242527" w:rsidRDefault="00060854" w:rsidP="00242527">
            <w:pPr>
              <w:shd w:val="clear" w:color="auto" w:fill="FCFCFC"/>
              <w:spacing w:before="100" w:beforeAutospacing="1" w:after="240"/>
              <w:rPr>
                <w:rFonts w:ascii="Arial" w:eastAsia="Times New Roman" w:hAnsi="Arial" w:cs="Arial"/>
                <w:color w:val="333333"/>
              </w:rPr>
            </w:pPr>
            <w:r w:rsidRPr="00060854">
              <w:rPr>
                <w:rFonts w:ascii="Arial" w:eastAsia="Times New Roman" w:hAnsi="Arial" w:cs="Arial"/>
                <w:color w:val="333333"/>
              </w:rPr>
              <w:t>6 degrees of freedom head and hand tracking</w:t>
            </w:r>
          </w:p>
        </w:tc>
      </w:tr>
      <w:tr w:rsidR="00060854" w:rsidRPr="004C2C4D" w14:paraId="33DC43E7" w14:textId="77777777" w:rsidTr="002F07A2">
        <w:trPr>
          <w:trHeight w:val="58"/>
          <w:jc w:val="center"/>
        </w:trPr>
        <w:tc>
          <w:tcPr>
            <w:tcW w:w="2953" w:type="dxa"/>
          </w:tcPr>
          <w:p w14:paraId="0E884954" w14:textId="2F571C9B" w:rsidR="00060854" w:rsidRPr="004C2C4D" w:rsidRDefault="00060854" w:rsidP="00060854">
            <w:pPr>
              <w:jc w:val="both"/>
              <w:rPr>
                <w:rFonts w:ascii="Arial" w:hAnsi="Arial" w:cs="Arial"/>
              </w:rPr>
            </w:pPr>
            <w:r w:rsidRPr="00060854">
              <w:rPr>
                <w:rFonts w:ascii="Arial" w:eastAsia="Times New Roman" w:hAnsi="Arial" w:cs="Arial"/>
                <w:color w:val="333333"/>
              </w:rPr>
              <w:t>controllers</w:t>
            </w:r>
          </w:p>
        </w:tc>
        <w:tc>
          <w:tcPr>
            <w:tcW w:w="2953" w:type="dxa"/>
          </w:tcPr>
          <w:p w14:paraId="1D71DA9C" w14:textId="69B997CF" w:rsidR="00060854" w:rsidRPr="00242527" w:rsidRDefault="00060854" w:rsidP="00242527">
            <w:pPr>
              <w:shd w:val="clear" w:color="auto" w:fill="FCFCFC"/>
              <w:spacing w:before="100" w:beforeAutospacing="1" w:after="240"/>
              <w:rPr>
                <w:rFonts w:ascii="Arial" w:eastAsia="Times New Roman" w:hAnsi="Arial" w:cs="Arial"/>
                <w:color w:val="333333"/>
              </w:rPr>
            </w:pPr>
            <w:r w:rsidRPr="00060854">
              <w:rPr>
                <w:rFonts w:ascii="Arial" w:eastAsia="Times New Roman" w:hAnsi="Arial" w:cs="Arial"/>
                <w:color w:val="333333"/>
              </w:rPr>
              <w:t>Two touch</w:t>
            </w:r>
          </w:p>
        </w:tc>
      </w:tr>
      <w:tr w:rsidR="00060854" w:rsidRPr="004C2C4D" w14:paraId="26A8E443" w14:textId="77777777" w:rsidTr="002F07A2">
        <w:trPr>
          <w:trHeight w:val="58"/>
          <w:jc w:val="center"/>
        </w:trPr>
        <w:tc>
          <w:tcPr>
            <w:tcW w:w="2953" w:type="dxa"/>
          </w:tcPr>
          <w:p w14:paraId="2425B55C" w14:textId="0BD7F423" w:rsidR="00060854" w:rsidRPr="004C2C4D" w:rsidRDefault="00060854" w:rsidP="00060854">
            <w:pPr>
              <w:shd w:val="clear" w:color="auto" w:fill="FCFCFC"/>
              <w:spacing w:before="100" w:beforeAutospacing="1" w:after="240"/>
              <w:rPr>
                <w:rFonts w:ascii="Arial" w:eastAsia="Times New Roman" w:hAnsi="Arial" w:cs="Arial"/>
                <w:color w:val="333333"/>
              </w:rPr>
            </w:pPr>
            <w:r w:rsidRPr="00060854">
              <w:rPr>
                <w:rFonts w:ascii="Arial" w:eastAsia="Times New Roman" w:hAnsi="Arial" w:cs="Arial"/>
                <w:color w:val="333333"/>
              </w:rPr>
              <w:t>Weight</w:t>
            </w:r>
          </w:p>
        </w:tc>
        <w:tc>
          <w:tcPr>
            <w:tcW w:w="2953" w:type="dxa"/>
          </w:tcPr>
          <w:p w14:paraId="55AB45FD" w14:textId="18E4481D" w:rsidR="00060854" w:rsidRPr="004C2C4D" w:rsidRDefault="00060854" w:rsidP="00060854">
            <w:pPr>
              <w:jc w:val="both"/>
              <w:rPr>
                <w:rFonts w:ascii="Arial" w:hAnsi="Arial" w:cs="Arial"/>
              </w:rPr>
            </w:pPr>
            <w:r w:rsidRPr="00060854">
              <w:rPr>
                <w:rFonts w:ascii="Arial" w:eastAsia="Times New Roman" w:hAnsi="Arial" w:cs="Arial"/>
                <w:color w:val="333333"/>
              </w:rPr>
              <w:t xml:space="preserve">571g </w:t>
            </w:r>
          </w:p>
        </w:tc>
      </w:tr>
    </w:tbl>
    <w:p w14:paraId="4506831F" w14:textId="02517F35" w:rsidR="00B20B57" w:rsidRPr="004C2C4D" w:rsidRDefault="00B20B57" w:rsidP="005005BA">
      <w:pPr>
        <w:jc w:val="both"/>
        <w:rPr>
          <w:rFonts w:ascii="Arial" w:hAnsi="Arial" w:cs="Arial"/>
        </w:rPr>
      </w:pPr>
    </w:p>
    <w:p w14:paraId="5058FB55" w14:textId="55ED4874" w:rsidR="003A05C8" w:rsidRPr="004C2C4D" w:rsidRDefault="00BC3D97" w:rsidP="003A05C8">
      <w:pPr>
        <w:pStyle w:val="Heading1"/>
        <w:numPr>
          <w:ilvl w:val="2"/>
          <w:numId w:val="2"/>
        </w:numPr>
        <w:ind w:left="504"/>
        <w:rPr>
          <w:rFonts w:ascii="Arial" w:hAnsi="Arial" w:cs="Arial"/>
          <w:sz w:val="22"/>
          <w:szCs w:val="22"/>
        </w:rPr>
      </w:pPr>
      <w:r w:rsidRPr="004C2C4D">
        <w:rPr>
          <w:rFonts w:ascii="Arial" w:hAnsi="Arial" w:cs="Arial"/>
          <w:sz w:val="22"/>
          <w:szCs w:val="22"/>
        </w:rPr>
        <w:t>Dashboard</w:t>
      </w:r>
    </w:p>
    <w:p w14:paraId="0391CFB6" w14:textId="5B3E9C4B" w:rsidR="0006509A" w:rsidRPr="004C2C4D" w:rsidRDefault="00932C31" w:rsidP="0006509A">
      <w:pPr>
        <w:jc w:val="both"/>
        <w:rPr>
          <w:rFonts w:ascii="Arial" w:hAnsi="Arial" w:cs="Arial"/>
        </w:rPr>
      </w:pPr>
      <w:r w:rsidRPr="004C2C4D">
        <w:rPr>
          <w:rFonts w:ascii="Arial" w:hAnsi="Arial" w:cs="Arial"/>
        </w:rPr>
        <w:t xml:space="preserve">A dashboard application was built on top of Azure SQL Server Database to provide data visualisation and analytics. </w:t>
      </w:r>
      <w:r w:rsidR="0006509A" w:rsidRPr="004C2C4D">
        <w:rPr>
          <w:rFonts w:ascii="Arial" w:hAnsi="Arial" w:cs="Arial"/>
        </w:rPr>
        <w:t>Microsoft Power BI will be used to visualise the construction performance data as a dashboard. As Power BI can get data from different source, data can be retrieved from Azure SQL database after the connection has been set up. Whenever the data has been sliced or another field has been created for visualization, Power BI will make a query to the database</w:t>
      </w:r>
      <w:r w:rsidR="00BB6554">
        <w:rPr>
          <w:rFonts w:ascii="Arial" w:hAnsi="Arial" w:cs="Arial"/>
        </w:rPr>
        <w:t xml:space="preserve"> to get data</w:t>
      </w:r>
      <w:r w:rsidR="0006509A" w:rsidRPr="004C2C4D">
        <w:rPr>
          <w:rFonts w:ascii="Arial" w:hAnsi="Arial" w:cs="Arial"/>
        </w:rPr>
        <w:t>.</w:t>
      </w:r>
    </w:p>
    <w:p w14:paraId="53269FED" w14:textId="6C5260F8" w:rsidR="003A05C8" w:rsidRPr="004C2C4D" w:rsidRDefault="00BC3D97" w:rsidP="003A05C8">
      <w:pPr>
        <w:pStyle w:val="Heading1"/>
        <w:numPr>
          <w:ilvl w:val="2"/>
          <w:numId w:val="2"/>
        </w:numPr>
        <w:ind w:left="504"/>
        <w:rPr>
          <w:rFonts w:ascii="Arial" w:hAnsi="Arial" w:cs="Arial"/>
          <w:sz w:val="22"/>
          <w:szCs w:val="22"/>
        </w:rPr>
      </w:pPr>
      <w:r w:rsidRPr="004C2C4D">
        <w:rPr>
          <w:rFonts w:ascii="Arial" w:hAnsi="Arial" w:cs="Arial"/>
          <w:sz w:val="22"/>
          <w:szCs w:val="22"/>
        </w:rPr>
        <w:t>Web Viewer</w:t>
      </w:r>
    </w:p>
    <w:p w14:paraId="38D835DC" w14:textId="77150379" w:rsidR="008123BB" w:rsidRPr="004C2C4D" w:rsidRDefault="000A7325" w:rsidP="00B51CB5">
      <w:pPr>
        <w:jc w:val="both"/>
        <w:rPr>
          <w:rFonts w:ascii="Arial" w:hAnsi="Arial" w:cs="Arial"/>
        </w:rPr>
      </w:pPr>
      <w:r w:rsidRPr="004C2C4D">
        <w:rPr>
          <w:rFonts w:ascii="Arial" w:hAnsi="Arial" w:cs="Arial"/>
        </w:rPr>
        <w:t>The Web</w:t>
      </w:r>
      <w:r w:rsidR="003F134E" w:rsidRPr="004C2C4D">
        <w:rPr>
          <w:rFonts w:ascii="Arial" w:hAnsi="Arial" w:cs="Arial"/>
        </w:rPr>
        <w:t>-Application was to provide a plug-n-play tool for user from any background to understand the working environment of the construction site with</w:t>
      </w:r>
      <w:r w:rsidR="00015A0B">
        <w:rPr>
          <w:rFonts w:ascii="Arial" w:hAnsi="Arial" w:cs="Arial"/>
        </w:rPr>
        <w:t xml:space="preserve"> </w:t>
      </w:r>
      <w:r w:rsidR="003F134E" w:rsidRPr="004C2C4D">
        <w:rPr>
          <w:rFonts w:ascii="Arial" w:hAnsi="Arial" w:cs="Arial"/>
        </w:rPr>
        <w:t xml:space="preserve">the visualisation of </w:t>
      </w:r>
      <w:r w:rsidR="00015A0B">
        <w:rPr>
          <w:rFonts w:ascii="Arial" w:hAnsi="Arial" w:cs="Arial"/>
        </w:rPr>
        <w:t xml:space="preserve">a digital model and </w:t>
      </w:r>
      <w:r w:rsidR="003F134E" w:rsidRPr="004C2C4D">
        <w:rPr>
          <w:rFonts w:ascii="Arial" w:hAnsi="Arial" w:cs="Arial"/>
        </w:rPr>
        <w:t xml:space="preserve">sensory data. </w:t>
      </w:r>
      <w:r w:rsidR="00BE3196" w:rsidRPr="004C2C4D">
        <w:rPr>
          <w:rFonts w:ascii="Arial" w:hAnsi="Arial" w:cs="Arial"/>
        </w:rPr>
        <w:t>The BIM 360 API</w:t>
      </w:r>
      <w:r w:rsidR="008123BB" w:rsidRPr="004C2C4D">
        <w:rPr>
          <w:rFonts w:ascii="Arial" w:hAnsi="Arial" w:cs="Arial"/>
        </w:rPr>
        <w:t>s</w:t>
      </w:r>
      <w:r w:rsidR="00BE3196" w:rsidRPr="004C2C4D">
        <w:rPr>
          <w:rFonts w:ascii="Arial" w:hAnsi="Arial" w:cs="Arial"/>
        </w:rPr>
        <w:t xml:space="preserve"> </w:t>
      </w:r>
      <w:r w:rsidR="00A82001" w:rsidRPr="004C2C4D">
        <w:rPr>
          <w:rFonts w:ascii="Arial" w:hAnsi="Arial" w:cs="Arial"/>
        </w:rPr>
        <w:t xml:space="preserve">of </w:t>
      </w:r>
      <w:r w:rsidR="00BE3196" w:rsidRPr="004C2C4D">
        <w:rPr>
          <w:rFonts w:ascii="Arial" w:hAnsi="Arial" w:cs="Arial"/>
        </w:rPr>
        <w:t xml:space="preserve">forge API will be used to develop </w:t>
      </w:r>
      <w:r w:rsidR="00A82001" w:rsidRPr="004C2C4D">
        <w:rPr>
          <w:rFonts w:ascii="Arial" w:hAnsi="Arial" w:cs="Arial"/>
        </w:rPr>
        <w:t xml:space="preserve">a viewer </w:t>
      </w:r>
      <w:r w:rsidR="003F134E" w:rsidRPr="004C2C4D">
        <w:rPr>
          <w:rFonts w:ascii="Arial" w:hAnsi="Arial" w:cs="Arial"/>
        </w:rPr>
        <w:t xml:space="preserve">application </w:t>
      </w:r>
      <w:r w:rsidR="00A82001" w:rsidRPr="004C2C4D">
        <w:rPr>
          <w:rFonts w:ascii="Arial" w:hAnsi="Arial" w:cs="Arial"/>
        </w:rPr>
        <w:t>to visualise the model data in BIM360</w:t>
      </w:r>
      <w:r w:rsidR="008123BB" w:rsidRPr="004C2C4D">
        <w:rPr>
          <w:rFonts w:ascii="Arial" w:hAnsi="Arial" w:cs="Arial"/>
        </w:rPr>
        <w:t xml:space="preserve">. The </w:t>
      </w:r>
      <w:r w:rsidR="003F134E" w:rsidRPr="004C2C4D">
        <w:rPr>
          <w:rFonts w:ascii="Arial" w:hAnsi="Arial" w:cs="Arial"/>
        </w:rPr>
        <w:t>v</w:t>
      </w:r>
      <w:r w:rsidR="008123BB" w:rsidRPr="004C2C4D">
        <w:rPr>
          <w:rFonts w:ascii="Arial" w:hAnsi="Arial" w:cs="Arial"/>
        </w:rPr>
        <w:t xml:space="preserve">iewer </w:t>
      </w:r>
      <w:r w:rsidR="00140A96">
        <w:rPr>
          <w:rFonts w:ascii="Arial" w:hAnsi="Arial" w:cs="Arial"/>
        </w:rPr>
        <w:t>a</w:t>
      </w:r>
      <w:r w:rsidR="008123BB" w:rsidRPr="004C2C4D">
        <w:rPr>
          <w:rFonts w:ascii="Arial" w:hAnsi="Arial" w:cs="Arial"/>
        </w:rPr>
        <w:t>pplication is a WebGL-based, client-side JavaScript library for 2D and 3D model rendering. The model data will be first translated to SVF using the </w:t>
      </w:r>
      <w:hyperlink r:id="rId24" w:history="1">
        <w:r w:rsidR="008123BB" w:rsidRPr="004C2C4D">
          <w:rPr>
            <w:rFonts w:ascii="Arial" w:hAnsi="Arial" w:cs="Arial"/>
          </w:rPr>
          <w:t>Model</w:t>
        </w:r>
        <w:r w:rsidR="00B51CB5" w:rsidRPr="004C2C4D">
          <w:rPr>
            <w:rFonts w:ascii="Arial" w:hAnsi="Arial" w:cs="Arial"/>
          </w:rPr>
          <w:t xml:space="preserve"> </w:t>
        </w:r>
        <w:r w:rsidR="008123BB" w:rsidRPr="004C2C4D">
          <w:rPr>
            <w:rFonts w:ascii="Arial" w:hAnsi="Arial" w:cs="Arial"/>
          </w:rPr>
          <w:t>Derivative API</w:t>
        </w:r>
      </w:hyperlink>
      <w:r w:rsidR="008123BB" w:rsidRPr="004C2C4D">
        <w:rPr>
          <w:rFonts w:ascii="Arial" w:hAnsi="Arial" w:cs="Arial"/>
        </w:rPr>
        <w:t xml:space="preserve"> of BIM360 APIs.</w:t>
      </w:r>
      <w:r w:rsidR="00B51CB5" w:rsidRPr="004C2C4D">
        <w:rPr>
          <w:rFonts w:ascii="Arial" w:hAnsi="Arial" w:cs="Arial"/>
        </w:rPr>
        <w:t xml:space="preserve"> </w:t>
      </w:r>
      <w:r w:rsidR="008123BB" w:rsidRPr="004C2C4D">
        <w:rPr>
          <w:rFonts w:ascii="Arial" w:hAnsi="Arial" w:cs="Arial"/>
        </w:rPr>
        <w:t xml:space="preserve">Once the process has completed, the </w:t>
      </w:r>
      <w:r w:rsidR="003F134E" w:rsidRPr="004C2C4D">
        <w:rPr>
          <w:rFonts w:ascii="Arial" w:hAnsi="Arial" w:cs="Arial"/>
        </w:rPr>
        <w:t>v</w:t>
      </w:r>
      <w:r w:rsidR="008123BB" w:rsidRPr="004C2C4D">
        <w:rPr>
          <w:rFonts w:ascii="Arial" w:hAnsi="Arial" w:cs="Arial"/>
        </w:rPr>
        <w:t xml:space="preserve">iewer will be able to </w:t>
      </w:r>
      <w:r w:rsidR="00B51CB5" w:rsidRPr="004C2C4D">
        <w:rPr>
          <w:rFonts w:ascii="Arial" w:hAnsi="Arial" w:cs="Arial"/>
        </w:rPr>
        <w:t>visualise</w:t>
      </w:r>
      <w:r w:rsidR="008123BB" w:rsidRPr="004C2C4D">
        <w:rPr>
          <w:rFonts w:ascii="Arial" w:hAnsi="Arial" w:cs="Arial"/>
        </w:rPr>
        <w:t xml:space="preserve"> these translated files.</w:t>
      </w:r>
    </w:p>
    <w:p w14:paraId="5BE8AAC0" w14:textId="4C8901A1" w:rsidR="004C0F15" w:rsidRDefault="006238BE" w:rsidP="00DD436A">
      <w:pPr>
        <w:pStyle w:val="Heading1"/>
        <w:jc w:val="both"/>
        <w:rPr>
          <w:rFonts w:ascii="Arial" w:hAnsi="Arial" w:cs="Arial"/>
          <w:color w:val="auto"/>
          <w:sz w:val="22"/>
          <w:szCs w:val="22"/>
          <w:highlight w:val="yellow"/>
        </w:rPr>
      </w:pPr>
      <w:r w:rsidRPr="00AE2DE1">
        <w:rPr>
          <w:rFonts w:ascii="Arial" w:hAnsi="Arial" w:cs="Arial"/>
          <w:color w:val="auto"/>
          <w:sz w:val="22"/>
          <w:szCs w:val="22"/>
          <w:highlight w:val="yellow"/>
        </w:rPr>
        <w:t>Besides,</w:t>
      </w:r>
      <w:r w:rsidR="00AE2DE1" w:rsidRPr="00AE2DE1">
        <w:rPr>
          <w:rFonts w:ascii="Arial" w:hAnsi="Arial" w:cs="Arial"/>
          <w:color w:val="auto"/>
          <w:sz w:val="22"/>
          <w:szCs w:val="22"/>
          <w:highlight w:val="yellow"/>
        </w:rPr>
        <w:t xml:space="preserve"> </w:t>
      </w:r>
      <w:r w:rsidR="00DD436A">
        <w:rPr>
          <w:rFonts w:ascii="Arial" w:hAnsi="Arial" w:cs="Arial"/>
          <w:color w:val="auto"/>
          <w:sz w:val="22"/>
          <w:szCs w:val="22"/>
          <w:highlight w:val="yellow"/>
        </w:rPr>
        <w:t xml:space="preserve">the real-time sensory data will be visualised with </w:t>
      </w:r>
      <w:r w:rsidR="00BA7F30">
        <w:rPr>
          <w:rFonts w:ascii="Arial" w:hAnsi="Arial" w:cs="Arial"/>
          <w:color w:val="auto"/>
          <w:sz w:val="22"/>
          <w:szCs w:val="22"/>
          <w:highlight w:val="yellow"/>
        </w:rPr>
        <w:t>JavaScript</w:t>
      </w:r>
      <w:r w:rsidR="00DD436A">
        <w:rPr>
          <w:rFonts w:ascii="Arial" w:hAnsi="Arial" w:cs="Arial"/>
          <w:color w:val="auto"/>
          <w:sz w:val="22"/>
          <w:szCs w:val="22"/>
          <w:highlight w:val="yellow"/>
        </w:rPr>
        <w:t xml:space="preserve"> library </w:t>
      </w:r>
      <w:r w:rsidR="00316D4B" w:rsidRPr="00AE2DE1">
        <w:rPr>
          <w:rFonts w:ascii="Arial" w:hAnsi="Arial" w:cs="Arial"/>
          <w:color w:val="auto"/>
          <w:sz w:val="22"/>
          <w:szCs w:val="22"/>
          <w:highlight w:val="yellow"/>
        </w:rPr>
        <w:t>D3/Chart.js</w:t>
      </w:r>
      <w:r w:rsidR="0034621A" w:rsidRPr="00AE2DE1">
        <w:rPr>
          <w:rFonts w:ascii="Arial" w:hAnsi="Arial" w:cs="Arial"/>
          <w:color w:val="auto"/>
          <w:sz w:val="22"/>
          <w:szCs w:val="22"/>
          <w:highlight w:val="yellow"/>
        </w:rPr>
        <w:t xml:space="preserve"> </w:t>
      </w:r>
      <w:r w:rsidR="00DD436A">
        <w:rPr>
          <w:rFonts w:ascii="Arial" w:hAnsi="Arial" w:cs="Arial"/>
          <w:color w:val="auto"/>
          <w:sz w:val="22"/>
          <w:szCs w:val="22"/>
          <w:highlight w:val="yellow"/>
        </w:rPr>
        <w:t xml:space="preserve">on the page with the model. </w:t>
      </w:r>
      <w:r w:rsidR="00DD436A" w:rsidRPr="00DD436A">
        <w:rPr>
          <w:rFonts w:ascii="Arial" w:hAnsi="Arial" w:cs="Arial"/>
          <w:color w:val="auto"/>
          <w:sz w:val="22"/>
          <w:szCs w:val="22"/>
          <w:highlight w:val="yellow"/>
        </w:rPr>
        <w:t>New data streams can be added dynamically</w:t>
      </w:r>
      <w:r w:rsidR="00A26126">
        <w:rPr>
          <w:rFonts w:ascii="Arial" w:hAnsi="Arial" w:cs="Arial"/>
          <w:color w:val="auto"/>
          <w:sz w:val="22"/>
          <w:szCs w:val="22"/>
          <w:highlight w:val="yellow"/>
        </w:rPr>
        <w:t xml:space="preserve">. </w:t>
      </w:r>
      <w:r w:rsidR="00DD436A" w:rsidRPr="00DD436A">
        <w:rPr>
          <w:rFonts w:ascii="Arial" w:hAnsi="Arial" w:cs="Arial"/>
          <w:color w:val="auto"/>
          <w:sz w:val="22"/>
          <w:szCs w:val="22"/>
          <w:highlight w:val="yellow"/>
        </w:rPr>
        <w:t xml:space="preserve">The chart will automatically </w:t>
      </w:r>
      <w:r w:rsidR="00DD436A">
        <w:rPr>
          <w:rFonts w:ascii="Arial" w:hAnsi="Arial" w:cs="Arial"/>
          <w:color w:val="auto"/>
          <w:sz w:val="22"/>
          <w:szCs w:val="22"/>
          <w:highlight w:val="yellow"/>
        </w:rPr>
        <w:t>update</w:t>
      </w:r>
      <w:r w:rsidR="00DD436A" w:rsidRPr="00DD436A">
        <w:rPr>
          <w:rFonts w:ascii="Arial" w:hAnsi="Arial" w:cs="Arial"/>
          <w:color w:val="auto"/>
          <w:sz w:val="22"/>
          <w:szCs w:val="22"/>
          <w:highlight w:val="yellow"/>
        </w:rPr>
        <w:t xml:space="preserve"> the new data series into the available space in the SVG.</w:t>
      </w:r>
    </w:p>
    <w:p w14:paraId="31BE9C20" w14:textId="77777777" w:rsidR="00DD436A" w:rsidRPr="00DD436A" w:rsidRDefault="00DD436A" w:rsidP="00DD436A">
      <w:pPr>
        <w:rPr>
          <w:highlight w:val="yellow"/>
        </w:rPr>
      </w:pPr>
    </w:p>
    <w:p w14:paraId="4EFD4223" w14:textId="4F722FEF" w:rsidR="000930C8" w:rsidRDefault="00D908A8" w:rsidP="004A3E6D">
      <w:pPr>
        <w:rPr>
          <w:rFonts w:ascii="Arial" w:hAnsi="Arial" w:cs="Arial"/>
          <w:highlight w:val="yellow"/>
        </w:rPr>
      </w:pPr>
      <w:r>
        <w:rPr>
          <w:rFonts w:ascii="Arial" w:hAnsi="Arial" w:cs="Arial"/>
          <w:highlight w:val="yellow"/>
        </w:rPr>
        <w:t xml:space="preserve">Then, the website will be </w:t>
      </w:r>
      <w:r w:rsidR="004A3E6D" w:rsidRPr="00AE2DE1">
        <w:rPr>
          <w:rFonts w:ascii="Arial" w:hAnsi="Arial" w:cs="Arial"/>
          <w:highlight w:val="yellow"/>
        </w:rPr>
        <w:t>deplo</w:t>
      </w:r>
      <w:r>
        <w:rPr>
          <w:rFonts w:ascii="Arial" w:hAnsi="Arial" w:cs="Arial"/>
          <w:highlight w:val="yellow"/>
        </w:rPr>
        <w:t>yed</w:t>
      </w:r>
      <w:r w:rsidR="004A3E6D" w:rsidRPr="00AE2DE1">
        <w:rPr>
          <w:rFonts w:ascii="Arial" w:hAnsi="Arial" w:cs="Arial"/>
          <w:highlight w:val="yellow"/>
        </w:rPr>
        <w:t xml:space="preserve"> to Azure</w:t>
      </w:r>
      <w:r>
        <w:rPr>
          <w:rFonts w:ascii="Arial" w:hAnsi="Arial" w:cs="Arial"/>
          <w:highlight w:val="yellow"/>
        </w:rPr>
        <w:t>.</w:t>
      </w:r>
      <w:r w:rsidR="00D80177">
        <w:rPr>
          <w:rFonts w:ascii="Arial" w:hAnsi="Arial" w:cs="Arial"/>
          <w:highlight w:val="yellow"/>
        </w:rPr>
        <w:t xml:space="preserve"> (details…..)</w:t>
      </w:r>
    </w:p>
    <w:p w14:paraId="7E23D270" w14:textId="77777777" w:rsidR="000930C8" w:rsidRDefault="000930C8">
      <w:pPr>
        <w:rPr>
          <w:rFonts w:ascii="Arial" w:hAnsi="Arial" w:cs="Arial"/>
          <w:highlight w:val="yellow"/>
        </w:rPr>
      </w:pPr>
      <w:r>
        <w:rPr>
          <w:rFonts w:ascii="Arial" w:hAnsi="Arial" w:cs="Arial"/>
          <w:highlight w:val="yellow"/>
        </w:rPr>
        <w:br w:type="page"/>
      </w:r>
    </w:p>
    <w:p w14:paraId="6D141273" w14:textId="490449A8" w:rsidR="005330EC" w:rsidRPr="00B0586D" w:rsidRDefault="005330EC" w:rsidP="004F12F5">
      <w:pPr>
        <w:pStyle w:val="Heading1"/>
        <w:numPr>
          <w:ilvl w:val="0"/>
          <w:numId w:val="2"/>
        </w:numPr>
        <w:rPr>
          <w:rFonts w:ascii="Arial" w:hAnsi="Arial" w:cs="Arial"/>
        </w:rPr>
      </w:pPr>
      <w:r w:rsidRPr="00B0586D">
        <w:rPr>
          <w:rFonts w:ascii="Arial" w:hAnsi="Arial" w:cs="Arial"/>
        </w:rPr>
        <w:lastRenderedPageBreak/>
        <w:t>Result</w:t>
      </w:r>
      <w:r w:rsidR="00361A6A" w:rsidRPr="00B0586D">
        <w:rPr>
          <w:rFonts w:ascii="Arial" w:hAnsi="Arial" w:cs="Arial"/>
        </w:rPr>
        <w:t xml:space="preserve"> &amp; Discussion</w:t>
      </w:r>
    </w:p>
    <w:p w14:paraId="1D964B29" w14:textId="74121F3B" w:rsidR="00F5112F" w:rsidRPr="00584C51" w:rsidRDefault="00BB6271" w:rsidP="00B0586D">
      <w:pPr>
        <w:jc w:val="both"/>
        <w:rPr>
          <w:rFonts w:ascii="Arial" w:hAnsi="Arial" w:cs="Arial"/>
        </w:rPr>
      </w:pPr>
      <w:r w:rsidRPr="00B0586D">
        <w:rPr>
          <w:rFonts w:ascii="Arial" w:hAnsi="Arial" w:cs="Arial"/>
        </w:rPr>
        <w:t>Originally this study intend</w:t>
      </w:r>
      <w:r>
        <w:rPr>
          <w:rFonts w:ascii="Arial" w:hAnsi="Arial" w:cs="Arial"/>
        </w:rPr>
        <w:t>ed</w:t>
      </w:r>
      <w:r w:rsidRPr="00B0586D">
        <w:rPr>
          <w:rFonts w:ascii="Arial" w:hAnsi="Arial" w:cs="Arial"/>
        </w:rPr>
        <w:t xml:space="preserve"> to invite different construction professionals to use the</w:t>
      </w:r>
      <w:r>
        <w:rPr>
          <w:rFonts w:ascii="Arial" w:hAnsi="Arial" w:cs="Arial"/>
        </w:rPr>
        <w:t xml:space="preserve"> application of the control room</w:t>
      </w:r>
      <w:r w:rsidRPr="00B0586D">
        <w:rPr>
          <w:rFonts w:ascii="Arial" w:hAnsi="Arial" w:cs="Arial"/>
        </w:rPr>
        <w:t xml:space="preserve"> to make this study have </w:t>
      </w:r>
      <w:r>
        <w:rPr>
          <w:rFonts w:ascii="Arial" w:hAnsi="Arial" w:cs="Arial"/>
        </w:rPr>
        <w:t>more personal feedback and comments.</w:t>
      </w:r>
      <w:r w:rsidRPr="00B0586D">
        <w:rPr>
          <w:rFonts w:ascii="Arial" w:hAnsi="Arial" w:cs="Arial"/>
        </w:rPr>
        <w:t xml:space="preserve"> However, under the current </w:t>
      </w:r>
      <w:r>
        <w:rPr>
          <w:rFonts w:ascii="Arial" w:hAnsi="Arial" w:cs="Arial"/>
        </w:rPr>
        <w:t xml:space="preserve">disruption by the </w:t>
      </w:r>
      <w:r w:rsidRPr="00B0586D">
        <w:rPr>
          <w:rFonts w:ascii="Arial" w:hAnsi="Arial" w:cs="Arial"/>
        </w:rPr>
        <w:t xml:space="preserve">COVID-19 pandemic, it is hard to </w:t>
      </w:r>
      <w:r>
        <w:rPr>
          <w:rFonts w:ascii="Arial" w:hAnsi="Arial" w:cs="Arial"/>
        </w:rPr>
        <w:t xml:space="preserve">carry out such </w:t>
      </w:r>
      <w:r w:rsidR="003D2F29">
        <w:rPr>
          <w:rFonts w:ascii="Arial" w:hAnsi="Arial" w:cs="Arial"/>
        </w:rPr>
        <w:t>activity</w:t>
      </w:r>
      <w:r w:rsidRPr="00B0586D">
        <w:rPr>
          <w:rFonts w:ascii="Arial" w:hAnsi="Arial" w:cs="Arial"/>
        </w:rPr>
        <w:t xml:space="preserve">. As a result, </w:t>
      </w:r>
      <w:r w:rsidR="00894579">
        <w:rPr>
          <w:rFonts w:ascii="Arial" w:hAnsi="Arial" w:cs="Arial" w:hint="eastAsia"/>
        </w:rPr>
        <w:t>t</w:t>
      </w:r>
      <w:r w:rsidR="00F5112F" w:rsidRPr="00584C51">
        <w:rPr>
          <w:rFonts w:ascii="Arial" w:hAnsi="Arial" w:cs="Arial"/>
        </w:rPr>
        <w:t xml:space="preserve">he performance of the </w:t>
      </w:r>
      <w:r w:rsidR="00A26126">
        <w:rPr>
          <w:rFonts w:ascii="Arial" w:hAnsi="Arial" w:cs="Arial"/>
        </w:rPr>
        <w:t>c</w:t>
      </w:r>
      <w:r w:rsidR="00F5112F" w:rsidRPr="00584C51">
        <w:rPr>
          <w:rFonts w:ascii="Arial" w:hAnsi="Arial" w:cs="Arial"/>
        </w:rPr>
        <w:t xml:space="preserve">ontrol </w:t>
      </w:r>
      <w:r w:rsidR="00A26126">
        <w:rPr>
          <w:rFonts w:ascii="Arial" w:hAnsi="Arial" w:cs="Arial"/>
        </w:rPr>
        <w:t>r</w:t>
      </w:r>
      <w:r w:rsidR="00F5112F" w:rsidRPr="00584C51">
        <w:rPr>
          <w:rFonts w:ascii="Arial" w:hAnsi="Arial" w:cs="Arial"/>
        </w:rPr>
        <w:t xml:space="preserve">oom system will be </w:t>
      </w:r>
      <w:r w:rsidR="00A26126">
        <w:rPr>
          <w:rFonts w:ascii="Arial" w:hAnsi="Arial" w:cs="Arial"/>
        </w:rPr>
        <w:t xml:space="preserve">presented </w:t>
      </w:r>
      <w:r w:rsidR="00F5112F" w:rsidRPr="00584C51">
        <w:rPr>
          <w:rFonts w:ascii="Arial" w:hAnsi="Arial" w:cs="Arial"/>
        </w:rPr>
        <w:t xml:space="preserve">by </w:t>
      </w:r>
      <w:r w:rsidR="009B7A74">
        <w:rPr>
          <w:rFonts w:ascii="Arial" w:hAnsi="Arial" w:cs="Arial"/>
        </w:rPr>
        <w:t xml:space="preserve">the author self-experience on how </w:t>
      </w:r>
      <w:r w:rsidR="00F5112F" w:rsidRPr="00584C51">
        <w:rPr>
          <w:rFonts w:ascii="Arial" w:hAnsi="Arial" w:cs="Arial"/>
        </w:rPr>
        <w:t xml:space="preserve">the data </w:t>
      </w:r>
      <w:r w:rsidR="009518F9">
        <w:rPr>
          <w:rFonts w:ascii="Arial" w:hAnsi="Arial" w:cs="Arial"/>
        </w:rPr>
        <w:t xml:space="preserve">can be </w:t>
      </w:r>
      <w:r w:rsidR="009B7A74">
        <w:rPr>
          <w:rFonts w:ascii="Arial" w:hAnsi="Arial" w:cs="Arial"/>
        </w:rPr>
        <w:t xml:space="preserve">used </w:t>
      </w:r>
      <w:r w:rsidR="00F5112F" w:rsidRPr="00584C51">
        <w:rPr>
          <w:rFonts w:ascii="Arial" w:hAnsi="Arial" w:cs="Arial"/>
        </w:rPr>
        <w:t>by different applications</w:t>
      </w:r>
      <w:r w:rsidR="00C64BD7">
        <w:rPr>
          <w:rFonts w:ascii="Arial" w:hAnsi="Arial" w:cs="Arial"/>
        </w:rPr>
        <w:t xml:space="preserve"> as mentioned on Section 4</w:t>
      </w:r>
      <w:r w:rsidR="00F5112F" w:rsidRPr="00584C51">
        <w:rPr>
          <w:rFonts w:ascii="Arial" w:hAnsi="Arial" w:cs="Arial"/>
        </w:rPr>
        <w:t>.</w:t>
      </w:r>
    </w:p>
    <w:p w14:paraId="5654C152" w14:textId="0628B2B1" w:rsidR="00091077" w:rsidRPr="00FC6E43" w:rsidRDefault="00C64BD7" w:rsidP="004A540F">
      <w:pPr>
        <w:rPr>
          <w:rFonts w:ascii="Arial" w:hAnsi="Arial" w:cs="Arial"/>
          <w:highlight w:val="yellow"/>
        </w:rPr>
      </w:pPr>
      <w:r>
        <w:rPr>
          <w:rFonts w:ascii="Arial" w:hAnsi="Arial" w:cs="Arial"/>
          <w:highlight w:val="yellow"/>
        </w:rPr>
        <w:t>(</w:t>
      </w:r>
      <w:r w:rsidR="00091077" w:rsidRPr="00FC6E43">
        <w:rPr>
          <w:rFonts w:ascii="Arial" w:hAnsi="Arial" w:cs="Arial"/>
          <w:highlight w:val="yellow"/>
        </w:rPr>
        <w:t>Put video and the link of the Control Room</w:t>
      </w:r>
      <w:r>
        <w:rPr>
          <w:rFonts w:ascii="Arial" w:hAnsi="Arial" w:cs="Arial"/>
          <w:highlight w:val="yellow"/>
        </w:rPr>
        <w:t>)</w:t>
      </w:r>
    </w:p>
    <w:p w14:paraId="54BA0E6A" w14:textId="43ADFEEA" w:rsidR="005330EC" w:rsidRDefault="00B247ED" w:rsidP="000F72BA">
      <w:pPr>
        <w:pStyle w:val="Heading1"/>
        <w:numPr>
          <w:ilvl w:val="1"/>
          <w:numId w:val="2"/>
        </w:numPr>
        <w:ind w:left="432"/>
        <w:rPr>
          <w:rFonts w:ascii="Arial" w:hAnsi="Arial" w:cs="Arial"/>
          <w:sz w:val="22"/>
          <w:szCs w:val="22"/>
        </w:rPr>
      </w:pPr>
      <w:r w:rsidRPr="00584C51">
        <w:rPr>
          <w:rFonts w:ascii="Arial" w:hAnsi="Arial" w:cs="Arial"/>
          <w:sz w:val="22"/>
          <w:szCs w:val="22"/>
        </w:rPr>
        <w:t>BIM360</w:t>
      </w:r>
      <w:r w:rsidR="009D4C83" w:rsidRPr="00584C51">
        <w:rPr>
          <w:rFonts w:ascii="Arial" w:hAnsi="Arial" w:cs="Arial"/>
          <w:sz w:val="22"/>
          <w:szCs w:val="22"/>
        </w:rPr>
        <w:t>:</w:t>
      </w:r>
      <w:r w:rsidR="0088048D" w:rsidRPr="00584C51">
        <w:rPr>
          <w:rFonts w:ascii="Arial" w:hAnsi="Arial" w:cs="Arial"/>
          <w:sz w:val="22"/>
          <w:szCs w:val="22"/>
        </w:rPr>
        <w:t xml:space="preserve"> (how to collaborate with the BIM model)</w:t>
      </w:r>
    </w:p>
    <w:p w14:paraId="578DA6B5" w14:textId="430051CF" w:rsidR="00685774" w:rsidRDefault="00D5698E" w:rsidP="00D5698E">
      <w:pPr>
        <w:jc w:val="both"/>
        <w:rPr>
          <w:rFonts w:ascii="Arial" w:hAnsi="Arial" w:cs="Arial"/>
        </w:rPr>
      </w:pPr>
      <w:r w:rsidRPr="00D5698E">
        <w:rPr>
          <w:rFonts w:ascii="Arial" w:hAnsi="Arial" w:cs="Arial"/>
        </w:rPr>
        <w:t xml:space="preserve">The BIM model data first opened in the local desktop software Autodesk Revit for modifying the design such as add additional structural elements like beams, columns and walls. </w:t>
      </w:r>
      <w:r w:rsidR="004869ED">
        <w:rPr>
          <w:rFonts w:ascii="Arial" w:hAnsi="Arial" w:cs="Arial"/>
        </w:rPr>
        <w:t>Then t</w:t>
      </w:r>
      <w:r w:rsidRPr="00D5698E">
        <w:rPr>
          <w:rFonts w:ascii="Arial" w:hAnsi="Arial" w:cs="Arial"/>
        </w:rPr>
        <w:t xml:space="preserve">he model can </w:t>
      </w:r>
      <w:r w:rsidR="004869ED">
        <w:rPr>
          <w:rFonts w:ascii="Arial" w:hAnsi="Arial" w:cs="Arial"/>
        </w:rPr>
        <w:t>be</w:t>
      </w:r>
      <w:r w:rsidRPr="00D5698E">
        <w:rPr>
          <w:rFonts w:ascii="Arial" w:hAnsi="Arial" w:cs="Arial"/>
        </w:rPr>
        <w:t xml:space="preserve"> upload</w:t>
      </w:r>
      <w:r w:rsidR="004869ED">
        <w:rPr>
          <w:rFonts w:ascii="Arial" w:hAnsi="Arial" w:cs="Arial"/>
        </w:rPr>
        <w:t>ed</w:t>
      </w:r>
      <w:r w:rsidRPr="00D5698E">
        <w:rPr>
          <w:rFonts w:ascii="Arial" w:hAnsi="Arial" w:cs="Arial"/>
        </w:rPr>
        <w:t xml:space="preserve"> to the </w:t>
      </w:r>
      <w:r w:rsidR="009B7A74">
        <w:rPr>
          <w:rFonts w:ascii="Arial" w:hAnsi="Arial" w:cs="Arial"/>
        </w:rPr>
        <w:t>“</w:t>
      </w:r>
      <w:r w:rsidRPr="00D5698E">
        <w:rPr>
          <w:rFonts w:ascii="Arial" w:hAnsi="Arial" w:cs="Arial"/>
        </w:rPr>
        <w:t>Document Management module</w:t>
      </w:r>
      <w:r w:rsidR="009B7A74">
        <w:rPr>
          <w:rFonts w:ascii="Arial" w:hAnsi="Arial" w:cs="Arial"/>
        </w:rPr>
        <w:t>”</w:t>
      </w:r>
      <w:r w:rsidRPr="00D5698E">
        <w:rPr>
          <w:rFonts w:ascii="Arial" w:hAnsi="Arial" w:cs="Arial"/>
        </w:rPr>
        <w:t xml:space="preserve"> of BIM 360 by a one-click button in the Revit. Th</w:t>
      </w:r>
      <w:r w:rsidR="009B7A74">
        <w:rPr>
          <w:rFonts w:ascii="Arial" w:hAnsi="Arial" w:cs="Arial"/>
        </w:rPr>
        <w:t>is</w:t>
      </w:r>
      <w:r w:rsidRPr="00D5698E">
        <w:rPr>
          <w:rFonts w:ascii="Arial" w:hAnsi="Arial" w:cs="Arial"/>
        </w:rPr>
        <w:t xml:space="preserve"> module provide</w:t>
      </w:r>
      <w:r>
        <w:rPr>
          <w:rFonts w:ascii="Arial" w:hAnsi="Arial" w:cs="Arial"/>
        </w:rPr>
        <w:t>s</w:t>
      </w:r>
      <w:r w:rsidRPr="00D5698E">
        <w:rPr>
          <w:rFonts w:ascii="Arial" w:hAnsi="Arial" w:cs="Arial"/>
        </w:rPr>
        <w:t xml:space="preserve"> a version control</w:t>
      </w:r>
      <w:r>
        <w:rPr>
          <w:rFonts w:ascii="Arial" w:hAnsi="Arial" w:cs="Arial"/>
        </w:rPr>
        <w:t xml:space="preserve"> </w:t>
      </w:r>
      <w:r w:rsidR="00DE7EAA">
        <w:rPr>
          <w:rFonts w:ascii="Arial" w:hAnsi="Arial" w:cs="Arial"/>
        </w:rPr>
        <w:t>for model data, what have been updated in each version and</w:t>
      </w:r>
      <w:r>
        <w:rPr>
          <w:rFonts w:ascii="Arial" w:hAnsi="Arial" w:cs="Arial"/>
        </w:rPr>
        <w:t xml:space="preserve"> tracking who have modified the model</w:t>
      </w:r>
      <w:r w:rsidR="00DE7EAA">
        <w:rPr>
          <w:rFonts w:ascii="Arial" w:hAnsi="Arial" w:cs="Arial"/>
        </w:rPr>
        <w:t xml:space="preserve">. The model in the cloud platform can also be compared together and the difference can be highlighted. It provides a good way for the managers to easily identify how the design has been changed due to construction constraints, </w:t>
      </w:r>
      <w:r>
        <w:rPr>
          <w:rFonts w:ascii="Arial" w:hAnsi="Arial" w:cs="Arial"/>
        </w:rPr>
        <w:t xml:space="preserve">which </w:t>
      </w:r>
      <w:r w:rsidR="00DE7EAA">
        <w:rPr>
          <w:rFonts w:ascii="Arial" w:hAnsi="Arial" w:cs="Arial"/>
        </w:rPr>
        <w:t>raise the awareness to the update of information</w:t>
      </w:r>
      <w:r w:rsidR="005D0746">
        <w:rPr>
          <w:rFonts w:ascii="Arial" w:hAnsi="Arial" w:cs="Arial"/>
        </w:rPr>
        <w:t>.</w:t>
      </w:r>
      <w:r>
        <w:rPr>
          <w:rFonts w:ascii="Arial" w:hAnsi="Arial" w:cs="Arial"/>
        </w:rPr>
        <w:t xml:space="preserve"> </w:t>
      </w:r>
    </w:p>
    <w:p w14:paraId="25E227AA" w14:textId="77A04961" w:rsidR="00A13732" w:rsidRDefault="00A13732" w:rsidP="00D5698E">
      <w:pPr>
        <w:jc w:val="both"/>
        <w:rPr>
          <w:rFonts w:ascii="Arial" w:hAnsi="Arial" w:cs="Arial"/>
        </w:rPr>
      </w:pPr>
      <w:r>
        <w:rPr>
          <w:rFonts w:ascii="Arial" w:hAnsi="Arial" w:cs="Arial"/>
          <w:noProof/>
        </w:rPr>
        <w:drawing>
          <wp:inline distT="0" distB="0" distL="0" distR="0" wp14:anchorId="40F19791" wp14:editId="4A8F5442">
            <wp:extent cx="5721985" cy="30962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1985" cy="3096260"/>
                    </a:xfrm>
                    <a:prstGeom prst="rect">
                      <a:avLst/>
                    </a:prstGeom>
                    <a:noFill/>
                    <a:ln>
                      <a:noFill/>
                    </a:ln>
                  </pic:spPr>
                </pic:pic>
              </a:graphicData>
            </a:graphic>
          </wp:inline>
        </w:drawing>
      </w:r>
    </w:p>
    <w:p w14:paraId="01294E6F" w14:textId="77777777" w:rsidR="009244F3" w:rsidRDefault="009244F3">
      <w:pPr>
        <w:rPr>
          <w:rFonts w:ascii="Arial" w:hAnsi="Arial" w:cs="Arial"/>
        </w:rPr>
      </w:pPr>
      <w:r>
        <w:rPr>
          <w:rFonts w:ascii="Arial" w:hAnsi="Arial" w:cs="Arial"/>
        </w:rPr>
        <w:br w:type="page"/>
      </w:r>
    </w:p>
    <w:p w14:paraId="5DA7701D" w14:textId="2066A1D2" w:rsidR="00894C8F" w:rsidRDefault="00D5698E" w:rsidP="00A06960">
      <w:pPr>
        <w:jc w:val="both"/>
        <w:rPr>
          <w:rFonts w:ascii="Arial" w:hAnsi="Arial" w:cs="Arial"/>
          <w:lang w:val="en-US"/>
        </w:rPr>
      </w:pPr>
      <w:r>
        <w:rPr>
          <w:rFonts w:ascii="Arial" w:hAnsi="Arial" w:cs="Arial"/>
        </w:rPr>
        <w:lastRenderedPageBreak/>
        <w:t xml:space="preserve">Besides, </w:t>
      </w:r>
      <w:r w:rsidR="00DE7EAA">
        <w:rPr>
          <w:rFonts w:ascii="Arial" w:hAnsi="Arial" w:cs="Arial"/>
        </w:rPr>
        <w:t xml:space="preserve">the “Design Collaboration” </w:t>
      </w:r>
      <w:r w:rsidR="005D0746">
        <w:rPr>
          <w:rFonts w:ascii="Arial" w:hAnsi="Arial" w:cs="Arial"/>
        </w:rPr>
        <w:t xml:space="preserve">module has been used to see how </w:t>
      </w:r>
      <w:r w:rsidR="00DE7EAA">
        <w:rPr>
          <w:rFonts w:ascii="Arial" w:hAnsi="Arial" w:cs="Arial"/>
        </w:rPr>
        <w:t>to enhance the collaboration of team members and the information management. The structural team member</w:t>
      </w:r>
      <w:r w:rsidR="005D0746">
        <w:rPr>
          <w:rFonts w:ascii="Arial" w:hAnsi="Arial" w:cs="Arial"/>
        </w:rPr>
        <w:t xml:space="preserve">s </w:t>
      </w:r>
      <w:r w:rsidR="00DE7EAA">
        <w:rPr>
          <w:rFonts w:ascii="Arial" w:hAnsi="Arial" w:cs="Arial"/>
        </w:rPr>
        <w:t xml:space="preserve">can make use of the </w:t>
      </w:r>
      <w:r w:rsidR="00946F38">
        <w:rPr>
          <w:rFonts w:ascii="Arial" w:hAnsi="Arial" w:cs="Arial"/>
        </w:rPr>
        <w:t xml:space="preserve">‘Link Revit’ function in the local desktop software Revit to </w:t>
      </w:r>
      <w:r w:rsidR="00F15836">
        <w:rPr>
          <w:rFonts w:ascii="Arial" w:hAnsi="Arial" w:cs="Arial"/>
        </w:rPr>
        <w:t xml:space="preserve">consume the finalised model from </w:t>
      </w:r>
      <w:r w:rsidR="004F74E5">
        <w:rPr>
          <w:rFonts w:ascii="Arial" w:hAnsi="Arial" w:cs="Arial"/>
        </w:rPr>
        <w:t>other</w:t>
      </w:r>
      <w:r w:rsidR="00F15836">
        <w:rPr>
          <w:rFonts w:ascii="Arial" w:hAnsi="Arial" w:cs="Arial"/>
        </w:rPr>
        <w:t xml:space="preserve"> team member</w:t>
      </w:r>
      <w:r w:rsidR="004F74E5">
        <w:rPr>
          <w:rFonts w:ascii="Arial" w:hAnsi="Arial" w:cs="Arial"/>
        </w:rPr>
        <w:t>s</w:t>
      </w:r>
      <w:r w:rsidR="00F15836">
        <w:rPr>
          <w:rFonts w:ascii="Arial" w:hAnsi="Arial" w:cs="Arial"/>
        </w:rPr>
        <w:t xml:space="preserve"> such as the architectural team. After that, the structural team can </w:t>
      </w:r>
      <w:r w:rsidR="004F74E5">
        <w:rPr>
          <w:rFonts w:ascii="Arial" w:hAnsi="Arial" w:cs="Arial"/>
        </w:rPr>
        <w:t xml:space="preserve">design the structural elements such as beam, columns and walls based on that model. </w:t>
      </w:r>
      <w:r w:rsidR="00065BF3">
        <w:rPr>
          <w:rFonts w:ascii="Arial" w:hAnsi="Arial" w:cs="Arial"/>
        </w:rPr>
        <w:t xml:space="preserve">After that, the structural team can </w:t>
      </w:r>
      <w:r w:rsidR="00DB399A">
        <w:rPr>
          <w:rFonts w:ascii="Arial" w:hAnsi="Arial" w:cs="Arial"/>
        </w:rPr>
        <w:t>synchronize</w:t>
      </w:r>
      <w:r w:rsidR="00065BF3">
        <w:rPr>
          <w:rFonts w:ascii="Arial" w:hAnsi="Arial" w:cs="Arial"/>
        </w:rPr>
        <w:t xml:space="preserve"> and publish the </w:t>
      </w:r>
      <w:r w:rsidR="00DB399A">
        <w:rPr>
          <w:rFonts w:ascii="Arial" w:hAnsi="Arial" w:cs="Arial"/>
        </w:rPr>
        <w:t xml:space="preserve">finalised </w:t>
      </w:r>
      <w:r w:rsidR="00065BF3">
        <w:rPr>
          <w:rFonts w:ascii="Arial" w:hAnsi="Arial" w:cs="Arial"/>
        </w:rPr>
        <w:t xml:space="preserve">model to the </w:t>
      </w:r>
      <w:r w:rsidR="00DB399A">
        <w:rPr>
          <w:rFonts w:ascii="Arial" w:hAnsi="Arial" w:cs="Arial"/>
        </w:rPr>
        <w:t xml:space="preserve">BIM 360. Later, the structural team can create a package in the timeline </w:t>
      </w:r>
      <w:r w:rsidR="00DB399A" w:rsidRPr="005D0746">
        <w:rPr>
          <w:rFonts w:ascii="Arial" w:hAnsi="Arial" w:cs="Arial"/>
          <w:highlight w:val="yellow"/>
        </w:rPr>
        <w:t>as shown on below figure</w:t>
      </w:r>
      <w:r w:rsidR="00DB399A">
        <w:rPr>
          <w:rFonts w:ascii="Arial" w:hAnsi="Arial" w:cs="Arial"/>
        </w:rPr>
        <w:t xml:space="preserve"> so that the packages can be shared to other team members to consume this model and keep on modify it. This is the concept of the design collaboration loop, which provides a continuous and smooth handover of the model data between different team members, which enhance the collaboration and information management</w:t>
      </w:r>
      <w:r w:rsidR="00A06960">
        <w:rPr>
          <w:rFonts w:ascii="Arial" w:hAnsi="Arial" w:cs="Arial"/>
          <w:lang w:val="en-US"/>
        </w:rPr>
        <w:t xml:space="preserve"> </w:t>
      </w:r>
      <w:r w:rsidR="00894C8F" w:rsidRPr="00894C8F">
        <w:rPr>
          <w:rFonts w:ascii="Arial" w:hAnsi="Arial" w:cs="Arial"/>
          <w:highlight w:val="yellow"/>
          <w:lang w:val="en-US"/>
        </w:rPr>
        <w:t>(figure)</w:t>
      </w:r>
      <w:r w:rsidR="009518F9">
        <w:rPr>
          <w:rFonts w:ascii="Arial" w:hAnsi="Arial" w:cs="Arial"/>
          <w:lang w:val="en-US"/>
        </w:rPr>
        <w:t>.</w:t>
      </w:r>
      <w:r w:rsidR="009244F3">
        <w:rPr>
          <w:rFonts w:ascii="Arial" w:hAnsi="Arial" w:cs="Arial"/>
          <w:lang w:val="en-US"/>
        </w:rPr>
        <w:t xml:space="preserve"> </w:t>
      </w:r>
    </w:p>
    <w:p w14:paraId="42943473" w14:textId="473133C4" w:rsidR="009244F3" w:rsidRPr="00584C51" w:rsidRDefault="009244F3" w:rsidP="00B0586D">
      <w:pPr>
        <w:jc w:val="center"/>
        <w:rPr>
          <w:rFonts w:ascii="Arial" w:hAnsi="Arial" w:cs="Arial"/>
          <w:lang w:val="en-US"/>
        </w:rPr>
      </w:pPr>
      <w:r>
        <w:rPr>
          <w:rFonts w:ascii="Arial" w:hAnsi="Arial" w:cs="Arial"/>
          <w:noProof/>
          <w:lang w:val="en-US"/>
        </w:rPr>
        <w:drawing>
          <wp:inline distT="0" distB="0" distL="0" distR="0" wp14:anchorId="1B13CBFE" wp14:editId="2C951445">
            <wp:extent cx="5195455" cy="2814782"/>
            <wp:effectExtent l="0" t="0" r="571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00903" cy="2817733"/>
                    </a:xfrm>
                    <a:prstGeom prst="rect">
                      <a:avLst/>
                    </a:prstGeom>
                    <a:noFill/>
                    <a:ln>
                      <a:noFill/>
                    </a:ln>
                  </pic:spPr>
                </pic:pic>
              </a:graphicData>
            </a:graphic>
          </wp:inline>
        </w:drawing>
      </w:r>
    </w:p>
    <w:p w14:paraId="3BB47F61" w14:textId="3DF26674" w:rsidR="00024916" w:rsidRPr="00584C51" w:rsidRDefault="004B752D" w:rsidP="007C7E3C">
      <w:pPr>
        <w:pStyle w:val="Heading1"/>
        <w:numPr>
          <w:ilvl w:val="2"/>
          <w:numId w:val="2"/>
        </w:numPr>
        <w:ind w:left="504"/>
        <w:rPr>
          <w:rFonts w:ascii="Arial" w:hAnsi="Arial" w:cs="Arial"/>
          <w:sz w:val="22"/>
          <w:szCs w:val="22"/>
        </w:rPr>
      </w:pPr>
      <w:r w:rsidRPr="00584C51">
        <w:rPr>
          <w:rFonts w:ascii="Arial" w:hAnsi="Arial" w:cs="Arial"/>
          <w:sz w:val="22"/>
          <w:szCs w:val="22"/>
        </w:rPr>
        <w:t>Management of</w:t>
      </w:r>
      <w:r w:rsidR="00243F72">
        <w:rPr>
          <w:rFonts w:ascii="Arial" w:hAnsi="Arial" w:cs="Arial"/>
          <w:sz w:val="22"/>
          <w:szCs w:val="22"/>
        </w:rPr>
        <w:t xml:space="preserve"> Issue</w:t>
      </w:r>
    </w:p>
    <w:p w14:paraId="6C4EE9AA" w14:textId="24DC4ED4" w:rsidR="00DB399A" w:rsidRDefault="00DB399A" w:rsidP="00B0586D">
      <w:pPr>
        <w:jc w:val="both"/>
        <w:rPr>
          <w:rFonts w:ascii="Arial" w:hAnsi="Arial" w:cs="Arial"/>
          <w:highlight w:val="yellow"/>
        </w:rPr>
      </w:pPr>
      <w:r>
        <w:rPr>
          <w:rFonts w:ascii="Arial" w:hAnsi="Arial" w:cs="Arial"/>
          <w:highlight w:val="yellow"/>
        </w:rPr>
        <w:t>Besides, different team members can raise RFI, issue to the model</w:t>
      </w:r>
      <w:r w:rsidR="005D0746">
        <w:rPr>
          <w:rFonts w:ascii="Arial" w:hAnsi="Arial" w:cs="Arial"/>
          <w:highlight w:val="yellow"/>
        </w:rPr>
        <w:t xml:space="preserve"> by using the project</w:t>
      </w:r>
      <w:r w:rsidR="009518F9">
        <w:rPr>
          <w:rFonts w:ascii="Arial" w:hAnsi="Arial" w:cs="Arial"/>
          <w:highlight w:val="yellow"/>
        </w:rPr>
        <w:t xml:space="preserve"> </w:t>
      </w:r>
      <w:r w:rsidR="005D0746">
        <w:rPr>
          <w:rFonts w:ascii="Arial" w:hAnsi="Arial" w:cs="Arial"/>
          <w:highlight w:val="yellow"/>
        </w:rPr>
        <w:t>coordination module</w:t>
      </w:r>
      <w:r>
        <w:rPr>
          <w:rFonts w:ascii="Arial" w:hAnsi="Arial" w:cs="Arial"/>
          <w:highlight w:val="yellow"/>
        </w:rPr>
        <w:t>….</w:t>
      </w:r>
    </w:p>
    <w:p w14:paraId="6697A127" w14:textId="77777777" w:rsidR="00361A6A" w:rsidRDefault="00361A6A" w:rsidP="00361A6A">
      <w:pPr>
        <w:pStyle w:val="Heading1"/>
        <w:numPr>
          <w:ilvl w:val="2"/>
          <w:numId w:val="2"/>
        </w:numPr>
        <w:ind w:left="504"/>
        <w:rPr>
          <w:rFonts w:ascii="Arial" w:hAnsi="Arial" w:cs="Arial"/>
          <w:sz w:val="22"/>
          <w:szCs w:val="22"/>
        </w:rPr>
      </w:pPr>
      <w:r w:rsidRPr="00C356C8">
        <w:rPr>
          <w:rFonts w:ascii="Arial" w:hAnsi="Arial" w:cs="Arial"/>
          <w:sz w:val="22"/>
          <w:szCs w:val="22"/>
        </w:rPr>
        <w:t>Drawbacks</w:t>
      </w:r>
    </w:p>
    <w:p w14:paraId="531107BF" w14:textId="5341131D" w:rsidR="00361A6A" w:rsidRPr="00242527" w:rsidRDefault="00242527" w:rsidP="00242527">
      <w:pPr>
        <w:jc w:val="both"/>
        <w:rPr>
          <w:rFonts w:ascii="Arial" w:hAnsi="Arial" w:cs="Arial"/>
        </w:rPr>
      </w:pPr>
      <w:r w:rsidRPr="00242527">
        <w:rPr>
          <w:rFonts w:ascii="Arial" w:hAnsi="Arial" w:cs="Arial"/>
        </w:rPr>
        <w:t xml:space="preserve">The </w:t>
      </w:r>
      <w:r w:rsidR="00361A6A" w:rsidRPr="00242527">
        <w:rPr>
          <w:rFonts w:ascii="Arial" w:hAnsi="Arial" w:cs="Arial"/>
        </w:rPr>
        <w:t xml:space="preserve">design collaboration </w:t>
      </w:r>
      <w:r w:rsidR="00266737">
        <w:rPr>
          <w:rFonts w:ascii="Arial" w:hAnsi="Arial" w:cs="Arial"/>
        </w:rPr>
        <w:t xml:space="preserve">module </w:t>
      </w:r>
      <w:r w:rsidRPr="00242527">
        <w:rPr>
          <w:rFonts w:ascii="Arial" w:hAnsi="Arial" w:cs="Arial"/>
        </w:rPr>
        <w:t xml:space="preserve">is effective for the collaboration of team members. However, it is </w:t>
      </w:r>
      <w:r w:rsidR="00361A6A" w:rsidRPr="00242527">
        <w:rPr>
          <w:rFonts w:ascii="Arial" w:hAnsi="Arial" w:cs="Arial"/>
        </w:rPr>
        <w:t xml:space="preserve">a bit complicated </w:t>
      </w:r>
      <w:r w:rsidRPr="00242527">
        <w:rPr>
          <w:rFonts w:ascii="Arial" w:hAnsi="Arial" w:cs="Arial"/>
        </w:rPr>
        <w:t xml:space="preserve">and </w:t>
      </w:r>
      <w:r w:rsidR="00B847B3">
        <w:rPr>
          <w:rFonts w:ascii="Arial" w:hAnsi="Arial" w:cs="Arial"/>
        </w:rPr>
        <w:t xml:space="preserve">it </w:t>
      </w:r>
      <w:r w:rsidRPr="00242527">
        <w:rPr>
          <w:rFonts w:ascii="Arial" w:hAnsi="Arial" w:cs="Arial"/>
        </w:rPr>
        <w:t>create</w:t>
      </w:r>
      <w:r w:rsidR="00B847B3">
        <w:rPr>
          <w:rFonts w:ascii="Arial" w:hAnsi="Arial" w:cs="Arial"/>
        </w:rPr>
        <w:t>d</w:t>
      </w:r>
      <w:r w:rsidRPr="00242527">
        <w:rPr>
          <w:rFonts w:ascii="Arial" w:hAnsi="Arial" w:cs="Arial"/>
        </w:rPr>
        <w:t xml:space="preserve"> </w:t>
      </w:r>
      <w:r w:rsidR="00B847B3">
        <w:rPr>
          <w:rFonts w:ascii="Arial" w:hAnsi="Arial" w:cs="Arial"/>
        </w:rPr>
        <w:t>multiple</w:t>
      </w:r>
      <w:r w:rsidR="00B847B3" w:rsidRPr="00242527">
        <w:rPr>
          <w:rFonts w:ascii="Arial" w:hAnsi="Arial" w:cs="Arial"/>
        </w:rPr>
        <w:t xml:space="preserve"> </w:t>
      </w:r>
      <w:r w:rsidRPr="00242527">
        <w:rPr>
          <w:rFonts w:ascii="Arial" w:hAnsi="Arial" w:cs="Arial"/>
        </w:rPr>
        <w:t xml:space="preserve">model data files which may lead to confusion. </w:t>
      </w:r>
      <w:r w:rsidR="00B847B3">
        <w:rPr>
          <w:rFonts w:ascii="Arial" w:hAnsi="Arial" w:cs="Arial"/>
        </w:rPr>
        <w:t xml:space="preserve">For example, after </w:t>
      </w:r>
      <w:r w:rsidRPr="00242527">
        <w:rPr>
          <w:rFonts w:ascii="Arial" w:hAnsi="Arial" w:cs="Arial"/>
        </w:rPr>
        <w:t xml:space="preserve">the publish of the </w:t>
      </w:r>
      <w:r w:rsidR="00B847B3">
        <w:rPr>
          <w:rFonts w:ascii="Arial" w:hAnsi="Arial" w:cs="Arial"/>
        </w:rPr>
        <w:t xml:space="preserve">model </w:t>
      </w:r>
      <w:r w:rsidRPr="00242527">
        <w:rPr>
          <w:rFonts w:ascii="Arial" w:hAnsi="Arial" w:cs="Arial"/>
        </w:rPr>
        <w:t xml:space="preserve">data by one team member to the BIM 360, the model </w:t>
      </w:r>
      <w:r w:rsidR="00B847B3">
        <w:rPr>
          <w:rFonts w:ascii="Arial" w:hAnsi="Arial" w:cs="Arial"/>
        </w:rPr>
        <w:t xml:space="preserve">will be </w:t>
      </w:r>
      <w:r w:rsidRPr="00242527">
        <w:rPr>
          <w:rFonts w:ascii="Arial" w:hAnsi="Arial" w:cs="Arial"/>
        </w:rPr>
        <w:t xml:space="preserve">saved in the folder of “WIP (Work in Progress) folder”, which is created automatically under the work breakdown structure of the design collaboration module. Besides, </w:t>
      </w:r>
      <w:r w:rsidR="00B847B3">
        <w:rPr>
          <w:rFonts w:ascii="Arial" w:hAnsi="Arial" w:cs="Arial"/>
        </w:rPr>
        <w:t>as the user need to create</w:t>
      </w:r>
      <w:r w:rsidRPr="00242527">
        <w:rPr>
          <w:rFonts w:ascii="Arial" w:hAnsi="Arial" w:cs="Arial"/>
        </w:rPr>
        <w:t xml:space="preserve"> </w:t>
      </w:r>
      <w:r w:rsidR="00B847B3">
        <w:rPr>
          <w:rFonts w:ascii="Arial" w:hAnsi="Arial" w:cs="Arial"/>
        </w:rPr>
        <w:t xml:space="preserve">a </w:t>
      </w:r>
      <w:r w:rsidRPr="00242527">
        <w:rPr>
          <w:rFonts w:ascii="Arial" w:hAnsi="Arial" w:cs="Arial"/>
        </w:rPr>
        <w:t xml:space="preserve">package </w:t>
      </w:r>
      <w:r w:rsidR="00B847B3">
        <w:rPr>
          <w:rFonts w:ascii="Arial" w:hAnsi="Arial" w:cs="Arial"/>
        </w:rPr>
        <w:t>to share to other team members</w:t>
      </w:r>
      <w:r w:rsidRPr="00242527">
        <w:rPr>
          <w:rFonts w:ascii="Arial" w:hAnsi="Arial" w:cs="Arial"/>
        </w:rPr>
        <w:t>, the model data will be saved in “Shared” folder for sharing to other team members for consume. And finally, after the model has been consumed, the model will be saved in the folder named “Consume”. As a result,</w:t>
      </w:r>
      <w:r w:rsidR="00B847B3">
        <w:rPr>
          <w:rFonts w:ascii="Arial" w:hAnsi="Arial" w:cs="Arial"/>
        </w:rPr>
        <w:t xml:space="preserve"> </w:t>
      </w:r>
      <w:r w:rsidRPr="00242527">
        <w:rPr>
          <w:rFonts w:ascii="Arial" w:hAnsi="Arial" w:cs="Arial"/>
        </w:rPr>
        <w:t>multiple model data files ha</w:t>
      </w:r>
      <w:r w:rsidR="00B847B3">
        <w:rPr>
          <w:rFonts w:ascii="Arial" w:hAnsi="Arial" w:cs="Arial"/>
        </w:rPr>
        <w:t>ve</w:t>
      </w:r>
      <w:r w:rsidRPr="00242527">
        <w:rPr>
          <w:rFonts w:ascii="Arial" w:hAnsi="Arial" w:cs="Arial"/>
        </w:rPr>
        <w:t xml:space="preserve"> been created by using this design collaboration loop concept and it may make confusion to the beginners </w:t>
      </w:r>
      <w:r w:rsidR="00B847B3">
        <w:rPr>
          <w:rFonts w:ascii="Arial" w:hAnsi="Arial" w:cs="Arial"/>
        </w:rPr>
        <w:t xml:space="preserve">that they do not understand </w:t>
      </w:r>
      <w:r w:rsidRPr="00242527">
        <w:rPr>
          <w:rFonts w:ascii="Arial" w:hAnsi="Arial" w:cs="Arial"/>
        </w:rPr>
        <w:t xml:space="preserve">which model is the latest one and which model they should be used if </w:t>
      </w:r>
      <w:r w:rsidR="00B847B3">
        <w:rPr>
          <w:rFonts w:ascii="Arial" w:hAnsi="Arial" w:cs="Arial"/>
        </w:rPr>
        <w:t>they</w:t>
      </w:r>
      <w:r w:rsidRPr="00242527">
        <w:rPr>
          <w:rFonts w:ascii="Arial" w:hAnsi="Arial" w:cs="Arial"/>
        </w:rPr>
        <w:t xml:space="preserve"> </w:t>
      </w:r>
      <w:r w:rsidR="00B847B3">
        <w:rPr>
          <w:rFonts w:ascii="Arial" w:hAnsi="Arial" w:cs="Arial"/>
        </w:rPr>
        <w:t>are not</w:t>
      </w:r>
      <w:r w:rsidRPr="00242527">
        <w:rPr>
          <w:rFonts w:ascii="Arial" w:hAnsi="Arial" w:cs="Arial"/>
        </w:rPr>
        <w:t xml:space="preserve"> familiar with th</w:t>
      </w:r>
      <w:r w:rsidR="00B847B3">
        <w:rPr>
          <w:rFonts w:ascii="Arial" w:hAnsi="Arial" w:cs="Arial"/>
        </w:rPr>
        <w:t>e</w:t>
      </w:r>
      <w:r w:rsidRPr="00242527">
        <w:rPr>
          <w:rFonts w:ascii="Arial" w:hAnsi="Arial" w:cs="Arial"/>
        </w:rPr>
        <w:t xml:space="preserve"> design collaboration concept.</w:t>
      </w:r>
    </w:p>
    <w:p w14:paraId="00CD1501" w14:textId="5C073257" w:rsidR="00361A6A" w:rsidRPr="007C2B72" w:rsidRDefault="00327B32">
      <w:r>
        <w:rPr>
          <w:rFonts w:ascii="Arial" w:hAnsi="Arial" w:cs="Arial"/>
          <w:highlight w:val="yellow"/>
        </w:rPr>
        <w:t xml:space="preserve">(multiple file format) </w:t>
      </w:r>
      <w:r w:rsidR="00242527" w:rsidRPr="00B0586D">
        <w:rPr>
          <w:rFonts w:ascii="Arial" w:hAnsi="Arial" w:cs="Arial"/>
          <w:highlight w:val="yellow"/>
        </w:rPr>
        <w:t>Besides, separate to different software and file format (</w:t>
      </w:r>
      <w:proofErr w:type="spellStart"/>
      <w:r w:rsidR="00242527" w:rsidRPr="00B0586D">
        <w:rPr>
          <w:rFonts w:ascii="Arial" w:hAnsi="Arial" w:cs="Arial"/>
          <w:highlight w:val="yellow"/>
        </w:rPr>
        <w:t>rvt</w:t>
      </w:r>
      <w:proofErr w:type="spellEnd"/>
      <w:r w:rsidR="00242527" w:rsidRPr="00B0586D">
        <w:rPr>
          <w:rFonts w:ascii="Arial" w:hAnsi="Arial" w:cs="Arial"/>
          <w:highlight w:val="yellow"/>
        </w:rPr>
        <w:t xml:space="preserve">, </w:t>
      </w:r>
      <w:proofErr w:type="spellStart"/>
      <w:r w:rsidR="00242527" w:rsidRPr="00B0586D">
        <w:rPr>
          <w:rFonts w:ascii="Arial" w:hAnsi="Arial" w:cs="Arial"/>
          <w:highlight w:val="yellow"/>
        </w:rPr>
        <w:t>nwc</w:t>
      </w:r>
      <w:proofErr w:type="spellEnd"/>
      <w:r w:rsidR="00242527" w:rsidRPr="00B0586D">
        <w:rPr>
          <w:rFonts w:ascii="Arial" w:hAnsi="Arial" w:cs="Arial"/>
          <w:highlight w:val="yellow"/>
        </w:rPr>
        <w:t xml:space="preserve">, </w:t>
      </w:r>
      <w:proofErr w:type="spellStart"/>
      <w:r w:rsidR="00242527" w:rsidRPr="00B0586D">
        <w:rPr>
          <w:rFonts w:ascii="Arial" w:hAnsi="Arial" w:cs="Arial"/>
          <w:highlight w:val="yellow"/>
        </w:rPr>
        <w:t>nwa</w:t>
      </w:r>
      <w:proofErr w:type="spellEnd"/>
      <w:r w:rsidR="00242527" w:rsidRPr="00B0586D">
        <w:rPr>
          <w:rFonts w:ascii="Arial" w:hAnsi="Arial" w:cs="Arial"/>
          <w:highlight w:val="yellow"/>
        </w:rPr>
        <w:t>), easy to confuse</w:t>
      </w:r>
      <w:r w:rsidR="00361A6A">
        <w:rPr>
          <w:rFonts w:ascii="Arial" w:hAnsi="Arial" w:cs="Arial"/>
          <w:highlight w:val="yellow"/>
        </w:rPr>
        <w:br w:type="page"/>
      </w:r>
    </w:p>
    <w:p w14:paraId="336EDA3C" w14:textId="77777777" w:rsidR="0058054E" w:rsidRDefault="005330EC" w:rsidP="0058054E">
      <w:pPr>
        <w:pStyle w:val="Heading1"/>
        <w:numPr>
          <w:ilvl w:val="1"/>
          <w:numId w:val="2"/>
        </w:numPr>
        <w:ind w:left="432"/>
        <w:rPr>
          <w:rFonts w:ascii="Arial" w:hAnsi="Arial" w:cs="Arial"/>
          <w:sz w:val="22"/>
          <w:szCs w:val="22"/>
        </w:rPr>
      </w:pPr>
      <w:r w:rsidRPr="00584C51">
        <w:rPr>
          <w:rFonts w:ascii="Arial" w:hAnsi="Arial" w:cs="Arial"/>
          <w:sz w:val="22"/>
          <w:szCs w:val="22"/>
        </w:rPr>
        <w:lastRenderedPageBreak/>
        <w:t>VR</w:t>
      </w:r>
      <w:r w:rsidR="001B0639" w:rsidRPr="00584C51">
        <w:rPr>
          <w:rFonts w:ascii="Arial" w:hAnsi="Arial" w:cs="Arial"/>
          <w:sz w:val="22"/>
          <w:szCs w:val="22"/>
        </w:rPr>
        <w:t xml:space="preserve"> </w:t>
      </w:r>
    </w:p>
    <w:p w14:paraId="4F218421" w14:textId="65516656" w:rsidR="009219CD" w:rsidRDefault="00F53304" w:rsidP="009219CD">
      <w:pPr>
        <w:pStyle w:val="Heading1"/>
        <w:numPr>
          <w:ilvl w:val="2"/>
          <w:numId w:val="2"/>
        </w:numPr>
        <w:ind w:left="504"/>
        <w:rPr>
          <w:rFonts w:ascii="Arial" w:hAnsi="Arial" w:cs="Arial"/>
          <w:sz w:val="22"/>
          <w:szCs w:val="22"/>
        </w:rPr>
      </w:pPr>
      <w:r>
        <w:rPr>
          <w:rFonts w:ascii="Arial" w:hAnsi="Arial" w:cs="Arial"/>
          <w:sz w:val="22"/>
          <w:szCs w:val="22"/>
        </w:rPr>
        <w:t>Case Study: Project Coordination &amp; Training</w:t>
      </w:r>
    </w:p>
    <w:p w14:paraId="7BBAB48A" w14:textId="4DC0F5E0" w:rsidR="004E43FB" w:rsidRDefault="004E43FB" w:rsidP="004E43FB">
      <w:pPr>
        <w:jc w:val="both"/>
        <w:rPr>
          <w:rFonts w:ascii="Arial" w:hAnsi="Arial" w:cs="Arial"/>
        </w:rPr>
      </w:pPr>
      <w:r>
        <w:rPr>
          <w:rFonts w:ascii="Arial" w:hAnsi="Arial" w:cs="Arial"/>
        </w:rPr>
        <w:t xml:space="preserve">By using this VR visualisation to the model data, the author can </w:t>
      </w:r>
      <w:r w:rsidRPr="00584C51">
        <w:rPr>
          <w:rFonts w:ascii="Arial" w:hAnsi="Arial" w:cs="Arial"/>
        </w:rPr>
        <w:t>fully immerse</w:t>
      </w:r>
      <w:r w:rsidR="009518F9">
        <w:rPr>
          <w:rFonts w:ascii="Arial" w:hAnsi="Arial" w:cs="Arial"/>
        </w:rPr>
        <w:t xml:space="preserve"> in the</w:t>
      </w:r>
      <w:r w:rsidRPr="00584C51">
        <w:rPr>
          <w:rFonts w:ascii="Arial" w:hAnsi="Arial" w:cs="Arial"/>
        </w:rPr>
        <w:t xml:space="preserve"> 3D models</w:t>
      </w:r>
      <w:r w:rsidR="009518F9">
        <w:rPr>
          <w:rFonts w:ascii="Arial" w:hAnsi="Arial" w:cs="Arial"/>
        </w:rPr>
        <w:t xml:space="preserve"> data</w:t>
      </w:r>
      <w:r>
        <w:rPr>
          <w:rFonts w:ascii="Arial" w:hAnsi="Arial" w:cs="Arial"/>
        </w:rPr>
        <w:t>. T</w:t>
      </w:r>
      <w:r w:rsidRPr="004E43FB">
        <w:rPr>
          <w:rFonts w:ascii="Arial" w:hAnsi="Arial" w:cs="Arial"/>
        </w:rPr>
        <w:t xml:space="preserve">he author find that this kind of VR visualisation gives a great perception for the project team members </w:t>
      </w:r>
      <w:r w:rsidR="00E06C93">
        <w:rPr>
          <w:rFonts w:ascii="Arial" w:hAnsi="Arial" w:cs="Arial"/>
        </w:rPr>
        <w:t>to</w:t>
      </w:r>
      <w:r w:rsidRPr="004E43FB">
        <w:rPr>
          <w:rFonts w:ascii="Arial" w:hAnsi="Arial" w:cs="Arial"/>
        </w:rPr>
        <w:t xml:space="preserve"> understand the construction environment than traditional drawings.</w:t>
      </w:r>
      <w:r>
        <w:rPr>
          <w:rFonts w:ascii="Arial" w:hAnsi="Arial" w:cs="Arial"/>
        </w:rPr>
        <w:t xml:space="preserve"> </w:t>
      </w:r>
      <w:r w:rsidRPr="004E43FB">
        <w:rPr>
          <w:rFonts w:ascii="Arial" w:hAnsi="Arial" w:cs="Arial"/>
        </w:rPr>
        <w:t>Different team members can carry out remote VR</w:t>
      </w:r>
      <w:r w:rsidR="001840C4">
        <w:rPr>
          <w:rFonts w:ascii="Arial" w:hAnsi="Arial" w:cs="Arial"/>
        </w:rPr>
        <w:t xml:space="preserve"> design rev</w:t>
      </w:r>
      <w:r w:rsidR="00593C0F">
        <w:rPr>
          <w:rFonts w:ascii="Arial" w:hAnsi="Arial" w:cs="Arial"/>
        </w:rPr>
        <w:t>i</w:t>
      </w:r>
      <w:r w:rsidR="001840C4">
        <w:rPr>
          <w:rFonts w:ascii="Arial" w:hAnsi="Arial" w:cs="Arial"/>
        </w:rPr>
        <w:t>ew</w:t>
      </w:r>
      <w:r w:rsidRPr="004E43FB">
        <w:rPr>
          <w:rFonts w:ascii="Arial" w:hAnsi="Arial" w:cs="Arial"/>
        </w:rPr>
        <w:t xml:space="preserve"> meeting to collaborate each other and understand the need other team members. </w:t>
      </w:r>
    </w:p>
    <w:p w14:paraId="144510B5" w14:textId="5DACD6E8" w:rsidR="007B0F6C" w:rsidRDefault="007B0F6C" w:rsidP="00B0586D">
      <w:pPr>
        <w:jc w:val="center"/>
        <w:rPr>
          <w:rFonts w:ascii="Arial" w:hAnsi="Arial" w:cs="Arial"/>
        </w:rPr>
      </w:pPr>
      <w:r>
        <w:rPr>
          <w:rFonts w:ascii="Arial" w:hAnsi="Arial" w:cs="Arial" w:hint="eastAsia"/>
          <w:noProof/>
          <w:highlight w:val="yellow"/>
        </w:rPr>
        <w:drawing>
          <wp:inline distT="0" distB="0" distL="0" distR="0" wp14:anchorId="6F257ADC" wp14:editId="406DA7D6">
            <wp:extent cx="4322272" cy="4322272"/>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27057" cy="4327057"/>
                    </a:xfrm>
                    <a:prstGeom prst="rect">
                      <a:avLst/>
                    </a:prstGeom>
                    <a:noFill/>
                    <a:ln>
                      <a:noFill/>
                    </a:ln>
                  </pic:spPr>
                </pic:pic>
              </a:graphicData>
            </a:graphic>
          </wp:inline>
        </w:drawing>
      </w:r>
    </w:p>
    <w:p w14:paraId="2D8B2E64" w14:textId="21C4B12E" w:rsidR="000565E0" w:rsidRDefault="004E43FB" w:rsidP="0042712D">
      <w:pPr>
        <w:jc w:val="both"/>
        <w:rPr>
          <w:rFonts w:ascii="Arial" w:hAnsi="Arial" w:cs="Arial"/>
        </w:rPr>
      </w:pPr>
      <w:r w:rsidRPr="004E43FB">
        <w:rPr>
          <w:rFonts w:ascii="Arial" w:hAnsi="Arial" w:cs="Arial"/>
        </w:rPr>
        <w:t>After they all have agreed how they would modify their design or the construction sequence</w:t>
      </w:r>
      <w:r w:rsidR="00CD2AE7">
        <w:rPr>
          <w:rFonts w:ascii="Arial" w:hAnsi="Arial" w:cs="Arial"/>
        </w:rPr>
        <w:t xml:space="preserve"> in the VR meeting</w:t>
      </w:r>
      <w:r w:rsidRPr="004E43FB">
        <w:rPr>
          <w:rFonts w:ascii="Arial" w:hAnsi="Arial" w:cs="Arial"/>
        </w:rPr>
        <w:t xml:space="preserve">, team members can </w:t>
      </w:r>
      <w:r w:rsidR="00CD2AE7">
        <w:rPr>
          <w:rFonts w:ascii="Arial" w:hAnsi="Arial" w:cs="Arial"/>
        </w:rPr>
        <w:t xml:space="preserve">combine with the </w:t>
      </w:r>
      <w:r w:rsidRPr="004E43FB">
        <w:rPr>
          <w:rFonts w:ascii="Arial" w:hAnsi="Arial" w:cs="Arial"/>
        </w:rPr>
        <w:t xml:space="preserve">use </w:t>
      </w:r>
      <w:r w:rsidR="00CD2AE7">
        <w:rPr>
          <w:rFonts w:ascii="Arial" w:hAnsi="Arial" w:cs="Arial"/>
        </w:rPr>
        <w:t>of</w:t>
      </w:r>
      <w:r w:rsidR="00CD2AE7" w:rsidRPr="004E43FB">
        <w:rPr>
          <w:rFonts w:ascii="Arial" w:hAnsi="Arial" w:cs="Arial"/>
        </w:rPr>
        <w:t xml:space="preserve"> </w:t>
      </w:r>
      <w:r w:rsidRPr="004E43FB">
        <w:rPr>
          <w:rFonts w:ascii="Arial" w:hAnsi="Arial" w:cs="Arial"/>
        </w:rPr>
        <w:t>desig</w:t>
      </w:r>
      <w:r>
        <w:rPr>
          <w:rFonts w:ascii="Arial" w:hAnsi="Arial" w:cs="Arial"/>
        </w:rPr>
        <w:t>n</w:t>
      </w:r>
      <w:r w:rsidRPr="004E43FB">
        <w:rPr>
          <w:rFonts w:ascii="Arial" w:hAnsi="Arial" w:cs="Arial"/>
        </w:rPr>
        <w:t xml:space="preserve"> collaboration module </w:t>
      </w:r>
      <w:r w:rsidR="00CD2AE7">
        <w:rPr>
          <w:rFonts w:ascii="Arial" w:hAnsi="Arial" w:cs="Arial"/>
        </w:rPr>
        <w:t>in</w:t>
      </w:r>
      <w:r w:rsidRPr="004E43FB">
        <w:rPr>
          <w:rFonts w:ascii="Arial" w:hAnsi="Arial" w:cs="Arial"/>
        </w:rPr>
        <w:t xml:space="preserve"> BIM360 to </w:t>
      </w:r>
      <w:r w:rsidR="00DD7995">
        <w:rPr>
          <w:rFonts w:ascii="Arial" w:hAnsi="Arial" w:cs="Arial"/>
        </w:rPr>
        <w:t>consume</w:t>
      </w:r>
      <w:r w:rsidR="00DD7995" w:rsidRPr="004E43FB">
        <w:rPr>
          <w:rFonts w:ascii="Arial" w:hAnsi="Arial" w:cs="Arial"/>
        </w:rPr>
        <w:t xml:space="preserve"> </w:t>
      </w:r>
      <w:r w:rsidRPr="004E43FB">
        <w:rPr>
          <w:rFonts w:ascii="Arial" w:hAnsi="Arial" w:cs="Arial"/>
        </w:rPr>
        <w:t xml:space="preserve">the BIM model </w:t>
      </w:r>
      <w:r w:rsidR="00DD7995">
        <w:rPr>
          <w:rFonts w:ascii="Arial" w:hAnsi="Arial" w:cs="Arial"/>
        </w:rPr>
        <w:t>from other team members for further modification</w:t>
      </w:r>
      <w:r w:rsidRPr="004E43FB">
        <w:rPr>
          <w:rFonts w:ascii="Arial" w:hAnsi="Arial" w:cs="Arial"/>
        </w:rPr>
        <w:t>. As a result, different team members can modif</w:t>
      </w:r>
      <w:r>
        <w:rPr>
          <w:rFonts w:ascii="Arial" w:hAnsi="Arial" w:cs="Arial"/>
        </w:rPr>
        <w:t xml:space="preserve">y </w:t>
      </w:r>
      <w:r w:rsidRPr="004E43FB">
        <w:rPr>
          <w:rFonts w:ascii="Arial" w:hAnsi="Arial" w:cs="Arial"/>
        </w:rPr>
        <w:t xml:space="preserve">the model effectively and avoid crash of elements or design </w:t>
      </w:r>
      <w:r w:rsidR="001E1EC9">
        <w:rPr>
          <w:rFonts w:ascii="Arial" w:hAnsi="Arial" w:cs="Arial"/>
        </w:rPr>
        <w:t>fault</w:t>
      </w:r>
      <w:r w:rsidR="00643190">
        <w:rPr>
          <w:rFonts w:ascii="Arial" w:hAnsi="Arial" w:cs="Arial"/>
        </w:rPr>
        <w:t>, which</w:t>
      </w:r>
      <w:r w:rsidRPr="004E43FB">
        <w:rPr>
          <w:rFonts w:ascii="Arial" w:hAnsi="Arial" w:cs="Arial"/>
        </w:rPr>
        <w:t xml:space="preserve"> greatly increases the productivity. </w:t>
      </w:r>
      <w:r w:rsidR="006F4396">
        <w:rPr>
          <w:rFonts w:ascii="Arial" w:hAnsi="Arial" w:cs="Arial"/>
        </w:rPr>
        <w:t xml:space="preserve">Combining the VR visualisation method can greatly unleash the potential of the collaboration tools of </w:t>
      </w:r>
      <w:r w:rsidR="008159FD">
        <w:rPr>
          <w:rFonts w:ascii="Arial" w:hAnsi="Arial" w:cs="Arial"/>
        </w:rPr>
        <w:t xml:space="preserve">the </w:t>
      </w:r>
      <w:r w:rsidR="006F4396">
        <w:rPr>
          <w:rFonts w:ascii="Arial" w:hAnsi="Arial" w:cs="Arial"/>
        </w:rPr>
        <w:t>Control Room.</w:t>
      </w:r>
      <w:r w:rsidRPr="004E43FB">
        <w:rPr>
          <w:rFonts w:ascii="Arial" w:hAnsi="Arial" w:cs="Arial"/>
        </w:rPr>
        <w:t xml:space="preserve">  </w:t>
      </w:r>
    </w:p>
    <w:p w14:paraId="46D3160F" w14:textId="5CE9BA11" w:rsidR="004A7B6E" w:rsidRDefault="000565E0" w:rsidP="004A7B6E">
      <w:pPr>
        <w:jc w:val="both"/>
        <w:rPr>
          <w:rFonts w:ascii="Arial" w:hAnsi="Arial" w:cs="Arial"/>
        </w:rPr>
      </w:pPr>
      <w:r>
        <w:rPr>
          <w:rFonts w:ascii="Arial" w:hAnsi="Arial" w:cs="Arial"/>
        </w:rPr>
        <w:t xml:space="preserve">Besides, as </w:t>
      </w:r>
      <w:r w:rsidRPr="00A616DD">
        <w:rPr>
          <w:rFonts w:ascii="Arial" w:hAnsi="Arial" w:cs="Arial"/>
        </w:rPr>
        <w:t xml:space="preserve">many literatures </w:t>
      </w:r>
      <w:r w:rsidR="00222D61" w:rsidRPr="00A616DD">
        <w:rPr>
          <w:rFonts w:ascii="Arial" w:hAnsi="Arial" w:cs="Arial"/>
        </w:rPr>
        <w:t xml:space="preserve">already </w:t>
      </w:r>
      <w:r w:rsidRPr="00A616DD">
        <w:rPr>
          <w:rFonts w:ascii="Arial" w:hAnsi="Arial" w:cs="Arial"/>
        </w:rPr>
        <w:t xml:space="preserve">suggested </w:t>
      </w:r>
      <w:r w:rsidR="00CA0C90" w:rsidRPr="00A616DD">
        <w:rPr>
          <w:rFonts w:ascii="Arial" w:hAnsi="Arial" w:cs="Arial"/>
        </w:rPr>
        <w:t xml:space="preserve">that </w:t>
      </w:r>
      <w:r w:rsidRPr="00A616DD">
        <w:rPr>
          <w:rFonts w:ascii="Arial" w:hAnsi="Arial" w:cs="Arial"/>
        </w:rPr>
        <w:t>VR has a great use in education and training purpose</w:t>
      </w:r>
      <w:r w:rsidR="00593C0F" w:rsidRPr="00B0586D">
        <w:rPr>
          <w:rFonts w:ascii="Arial" w:hAnsi="Arial" w:cs="Arial"/>
        </w:rPr>
        <w:t xml:space="preserve"> </w:t>
      </w:r>
      <w:r w:rsidR="00593C0F" w:rsidRPr="00B0586D">
        <w:rPr>
          <w:rFonts w:ascii="Arial" w:hAnsi="Arial" w:cs="Arial"/>
        </w:rPr>
        <w:fldChar w:fldCharType="begin" w:fldLock="1"/>
      </w:r>
      <w:r w:rsidR="005F0EB7">
        <w:rPr>
          <w:rFonts w:ascii="Arial" w:hAnsi="Arial" w:cs="Arial"/>
        </w:rPr>
        <w:instrText>ADDIN CSL_CITATION {"citationItems":[{"id":"ITEM-1","itemData":{"DOI":"10.1061/9780784482261.023","ISBN":"9780784482261","abstract":"In the last few years, the application of VR has exponentially grown to give visually large field-of-view from planning to execution stages of any types of civil infrastructure systems. Handling the complexity and uncertainty of construction projects, however, requires well-prepared architects and engineers. Architecture and civil engineering students are also expected to go through the proper training to be well-equipped for this challenge. VR has proved a helpful tool for architecture, engineering, and construction (AEC) education environments with the aim to leave a lasting impact on a student's learning and experience. The purpose of this paper is to provide a brief review of the most recent VR systems in the design and construction industry and the education environment. The paper also evaluates the use of VR in a two-pronged approach by conducting a comprehensive literature review and interviewing students in the master of project management (MPM) program. This paper could provide a roadmap for future efforts to implement VR into the architectural and construction industry as well as the education environment.","author":[{"dropping-particle":"","family":"Alizadehsalehi","given":"Sepehr","non-dropping-particle":"","parse-names":false,"suffix":""},{"dropping-particle":"","family":"Hadavi","given":"Ahmad","non-dropping-particle":"","parse-names":false,"suffix":""},{"dropping-particle":"","family":"Huang","given":"Joseph Chuenhuei","non-dropping-particle":"","parse-names":false,"suffix":""}],"container-title":"AEI 2019: Integrated Building Solutions - The National Agenda - Proceedings of the Architectural Engineering National Conference 2019","id":"ITEM-1","issued":{"date-parts":[["2019"]]},"title":"Virtual reality for design and construction education environment","type":"paper-conference"},"uris":["http://www.mendeley.com/documents/?uuid=17d9b209-c3b0-4773-bed0-fe50b6ff13fc"]}],"mendeley":{"formattedCitation":"(Alizadehsalehi et al., 2019)","plainTextFormattedCitation":"(Alizadehsalehi et al., 2019)","previouslyFormattedCitation":"(Alizadehsalehi et al., 2019)"},"properties":{"noteIndex":0},"schema":"https://github.com/citation-style-language/schema/raw/master/csl-citation.json"}</w:instrText>
      </w:r>
      <w:r w:rsidR="00593C0F" w:rsidRPr="00B0586D">
        <w:rPr>
          <w:rFonts w:ascii="Arial" w:hAnsi="Arial" w:cs="Arial"/>
        </w:rPr>
        <w:fldChar w:fldCharType="separate"/>
      </w:r>
      <w:r w:rsidR="00593C0F" w:rsidRPr="00B0586D">
        <w:rPr>
          <w:rFonts w:ascii="Arial" w:hAnsi="Arial" w:cs="Arial"/>
          <w:noProof/>
        </w:rPr>
        <w:t>(Alizadehsalehi et al., 2019)</w:t>
      </w:r>
      <w:r w:rsidR="00593C0F" w:rsidRPr="00B0586D">
        <w:rPr>
          <w:rFonts w:ascii="Arial" w:hAnsi="Arial" w:cs="Arial"/>
        </w:rPr>
        <w:fldChar w:fldCharType="end"/>
      </w:r>
      <w:r w:rsidR="00343940" w:rsidRPr="00A616DD">
        <w:rPr>
          <w:rFonts w:ascii="Arial" w:hAnsi="Arial" w:cs="Arial"/>
        </w:rPr>
        <w:t>, it is a good tool</w:t>
      </w:r>
      <w:r w:rsidR="00343940">
        <w:rPr>
          <w:rFonts w:ascii="Arial" w:hAnsi="Arial" w:cs="Arial"/>
        </w:rPr>
        <w:t xml:space="preserve"> for using in safety training purpose. </w:t>
      </w:r>
      <w:r w:rsidR="00CA0C90">
        <w:rPr>
          <w:rFonts w:ascii="Arial" w:hAnsi="Arial" w:cs="Arial"/>
        </w:rPr>
        <w:t xml:space="preserve">As </w:t>
      </w:r>
      <w:r w:rsidR="009A7443">
        <w:rPr>
          <w:rFonts w:ascii="Arial" w:hAnsi="Arial" w:cs="Arial"/>
        </w:rPr>
        <w:t>the user</w:t>
      </w:r>
      <w:r w:rsidR="00CA0C90">
        <w:rPr>
          <w:rFonts w:ascii="Arial" w:hAnsi="Arial" w:cs="Arial"/>
        </w:rPr>
        <w:t xml:space="preserve"> can visualise the model from it very beginning to the final completion stage. </w:t>
      </w:r>
      <w:r w:rsidR="009A7443">
        <w:rPr>
          <w:rFonts w:ascii="Arial" w:hAnsi="Arial" w:cs="Arial"/>
        </w:rPr>
        <w:t>A</w:t>
      </w:r>
      <w:r w:rsidR="00CA0C90">
        <w:rPr>
          <w:rFonts w:ascii="Arial" w:hAnsi="Arial" w:cs="Arial"/>
        </w:rPr>
        <w:t xml:space="preserve">ll the safety hazards during the construction </w:t>
      </w:r>
      <w:r w:rsidR="009A7443">
        <w:rPr>
          <w:rFonts w:ascii="Arial" w:hAnsi="Arial" w:cs="Arial"/>
        </w:rPr>
        <w:t xml:space="preserve">can be identified </w:t>
      </w:r>
      <w:r w:rsidR="00CA0C90">
        <w:rPr>
          <w:rFonts w:ascii="Arial" w:hAnsi="Arial" w:cs="Arial"/>
        </w:rPr>
        <w:t xml:space="preserve">and find out the exact locations with the high risk </w:t>
      </w:r>
      <w:r w:rsidR="001B3DCD">
        <w:rPr>
          <w:rFonts w:ascii="Arial" w:hAnsi="Arial" w:cs="Arial"/>
        </w:rPr>
        <w:t>of</w:t>
      </w:r>
      <w:r w:rsidR="00CA0C90">
        <w:rPr>
          <w:rFonts w:ascii="Arial" w:hAnsi="Arial" w:cs="Arial"/>
        </w:rPr>
        <w:t xml:space="preserve"> safety deficiency</w:t>
      </w:r>
      <w:r w:rsidR="00587A39">
        <w:rPr>
          <w:rFonts w:ascii="Arial" w:hAnsi="Arial" w:cs="Arial"/>
        </w:rPr>
        <w:t xml:space="preserve"> such as confined space, locations which easy to fall from height</w:t>
      </w:r>
      <w:r w:rsidR="00CA0C90">
        <w:rPr>
          <w:rFonts w:ascii="Arial" w:hAnsi="Arial" w:cs="Arial"/>
        </w:rPr>
        <w:t>. For example, some location such as the outer stair from the model which is above ground for xx meters and at the edge location, which is highly susceptible to the hazard of falling from height. As a result, the managers can arrange special training and pay more attention during the construction of that stairs.</w:t>
      </w:r>
    </w:p>
    <w:p w14:paraId="6119D7CF" w14:textId="01EDC09E" w:rsidR="00361A6A" w:rsidRDefault="00361A6A" w:rsidP="00361A6A">
      <w:pPr>
        <w:pStyle w:val="Heading1"/>
        <w:numPr>
          <w:ilvl w:val="2"/>
          <w:numId w:val="2"/>
        </w:numPr>
        <w:ind w:left="504"/>
        <w:rPr>
          <w:rFonts w:ascii="Arial" w:hAnsi="Arial" w:cs="Arial"/>
          <w:sz w:val="22"/>
          <w:szCs w:val="22"/>
        </w:rPr>
      </w:pPr>
      <w:r w:rsidRPr="00C356C8">
        <w:rPr>
          <w:rFonts w:ascii="Arial" w:hAnsi="Arial" w:cs="Arial"/>
          <w:sz w:val="22"/>
          <w:szCs w:val="22"/>
        </w:rPr>
        <w:lastRenderedPageBreak/>
        <w:t>Drawbacks</w:t>
      </w:r>
    </w:p>
    <w:p w14:paraId="51EDF1A7" w14:textId="2AF2C9E9" w:rsidR="00FB0591" w:rsidRDefault="0066098B" w:rsidP="0066098B">
      <w:pPr>
        <w:jc w:val="both"/>
        <w:rPr>
          <w:rFonts w:ascii="Arial" w:hAnsi="Arial" w:cs="Arial"/>
        </w:rPr>
      </w:pPr>
      <w:r>
        <w:rPr>
          <w:rFonts w:ascii="Arial" w:hAnsi="Arial" w:cs="Arial"/>
        </w:rPr>
        <w:t>VR can provide a great immersive</w:t>
      </w:r>
      <w:r w:rsidR="00587A39">
        <w:rPr>
          <w:rFonts w:ascii="Arial" w:hAnsi="Arial" w:cs="Arial"/>
        </w:rPr>
        <w:t xml:space="preserve"> experience for the users</w:t>
      </w:r>
      <w:r>
        <w:rPr>
          <w:rFonts w:ascii="Arial" w:hAnsi="Arial" w:cs="Arial"/>
        </w:rPr>
        <w:t xml:space="preserve">. However, </w:t>
      </w:r>
      <w:r w:rsidR="00257BF9">
        <w:rPr>
          <w:rFonts w:ascii="Arial" w:hAnsi="Arial" w:cs="Arial"/>
        </w:rPr>
        <w:t>the</w:t>
      </w:r>
      <w:r w:rsidR="007F08E2">
        <w:rPr>
          <w:rFonts w:ascii="Arial" w:hAnsi="Arial" w:cs="Arial"/>
        </w:rPr>
        <w:t xml:space="preserve"> </w:t>
      </w:r>
      <w:r w:rsidR="00257BF9">
        <w:rPr>
          <w:rFonts w:ascii="Arial" w:hAnsi="Arial" w:cs="Arial"/>
        </w:rPr>
        <w:t xml:space="preserve">subscription </w:t>
      </w:r>
      <w:r w:rsidR="007F08E2">
        <w:rPr>
          <w:rFonts w:ascii="Arial" w:hAnsi="Arial" w:cs="Arial"/>
        </w:rPr>
        <w:t>cost is quite high and</w:t>
      </w:r>
      <w:r>
        <w:rPr>
          <w:rFonts w:ascii="Arial" w:hAnsi="Arial" w:cs="Arial"/>
        </w:rPr>
        <w:t xml:space="preserve"> often exists as a separated plug-in or services rather than integrated with the collaborate tool</w:t>
      </w:r>
      <w:r w:rsidR="007F08E2">
        <w:rPr>
          <w:rFonts w:ascii="Arial" w:hAnsi="Arial" w:cs="Arial"/>
        </w:rPr>
        <w:t>s</w:t>
      </w:r>
      <w:r>
        <w:rPr>
          <w:rFonts w:ascii="Arial" w:hAnsi="Arial" w:cs="Arial"/>
        </w:rPr>
        <w:t xml:space="preserve">. It made </w:t>
      </w:r>
      <w:r w:rsidR="00257BF9">
        <w:rPr>
          <w:rFonts w:ascii="Arial" w:hAnsi="Arial" w:cs="Arial"/>
        </w:rPr>
        <w:t xml:space="preserve">individual </w:t>
      </w:r>
      <w:r>
        <w:rPr>
          <w:rFonts w:ascii="Arial" w:hAnsi="Arial" w:cs="Arial"/>
        </w:rPr>
        <w:t>need to pay extra cost to buy this service to use, which lower the motivation for the construction professionals to adopt this technology. According to two services providers like “</w:t>
      </w:r>
      <w:proofErr w:type="spellStart"/>
      <w:r>
        <w:rPr>
          <w:rFonts w:ascii="Arial" w:hAnsi="Arial" w:cs="Arial"/>
        </w:rPr>
        <w:t>IrisVR</w:t>
      </w:r>
      <w:proofErr w:type="spellEnd"/>
      <w:r>
        <w:rPr>
          <w:rFonts w:ascii="Arial" w:hAnsi="Arial" w:cs="Arial"/>
        </w:rPr>
        <w:t xml:space="preserve">” and “the Wild” which can function as a plug-in with Autodesk BIM360 and Revit. Their monthly subscription is about </w:t>
      </w:r>
      <w:r>
        <w:rPr>
          <w:rFonts w:ascii="Arial" w:hAnsi="Arial" w:cs="Arial" w:hint="eastAsia"/>
        </w:rPr>
        <w:t>$225</w:t>
      </w:r>
      <w:r>
        <w:rPr>
          <w:rFonts w:ascii="Arial" w:hAnsi="Arial" w:cs="Arial"/>
        </w:rPr>
        <w:t xml:space="preserve"> </w:t>
      </w:r>
      <w:r>
        <w:rPr>
          <w:rFonts w:ascii="Arial" w:hAnsi="Arial" w:cs="Arial" w:hint="eastAsia"/>
        </w:rPr>
        <w:t>USD</w:t>
      </w:r>
      <w:r>
        <w:rPr>
          <w:rFonts w:ascii="Arial" w:hAnsi="Arial" w:cs="Arial"/>
        </w:rPr>
        <w:t xml:space="preserve"> and $295 USD, which is not an affordable price for some company especially some small size company to adopt this solution. </w:t>
      </w:r>
    </w:p>
    <w:p w14:paraId="6D76BE37" w14:textId="42527C7A" w:rsidR="0066098B" w:rsidRDefault="0066098B" w:rsidP="0066098B">
      <w:pPr>
        <w:jc w:val="both"/>
        <w:rPr>
          <w:rFonts w:ascii="Arial" w:hAnsi="Arial" w:cs="Arial"/>
        </w:rPr>
      </w:pPr>
      <w:r>
        <w:rPr>
          <w:rFonts w:ascii="Arial" w:hAnsi="Arial" w:cs="Arial"/>
        </w:rPr>
        <w:t xml:space="preserve">Besides, </w:t>
      </w:r>
      <w:r w:rsidR="00A74EE2">
        <w:rPr>
          <w:rFonts w:ascii="Arial" w:hAnsi="Arial" w:cs="Arial"/>
        </w:rPr>
        <w:t>taking the VR plug-in by “</w:t>
      </w:r>
      <w:proofErr w:type="spellStart"/>
      <w:r w:rsidR="00A74EE2">
        <w:rPr>
          <w:rFonts w:ascii="Arial" w:hAnsi="Arial" w:cs="Arial"/>
        </w:rPr>
        <w:t>IrisVR</w:t>
      </w:r>
      <w:proofErr w:type="spellEnd"/>
      <w:r w:rsidR="00A74EE2">
        <w:rPr>
          <w:rFonts w:ascii="Arial" w:hAnsi="Arial" w:cs="Arial"/>
        </w:rPr>
        <w:t xml:space="preserve">” as an example, </w:t>
      </w:r>
      <w:r w:rsidR="00257BF9">
        <w:rPr>
          <w:rFonts w:ascii="Arial" w:hAnsi="Arial" w:cs="Arial"/>
        </w:rPr>
        <w:t>one</w:t>
      </w:r>
      <w:r w:rsidR="00A74EE2">
        <w:rPr>
          <w:rFonts w:ascii="Arial" w:hAnsi="Arial" w:cs="Arial"/>
        </w:rPr>
        <w:t xml:space="preserve"> </w:t>
      </w:r>
      <w:r w:rsidR="00257BF9">
        <w:rPr>
          <w:rFonts w:ascii="Arial" w:hAnsi="Arial" w:cs="Arial"/>
        </w:rPr>
        <w:t xml:space="preserve">must </w:t>
      </w:r>
      <w:r w:rsidR="00A74EE2">
        <w:rPr>
          <w:rFonts w:ascii="Arial" w:hAnsi="Arial" w:cs="Arial"/>
        </w:rPr>
        <w:t xml:space="preserve">need to open the local desktop software Autodesk Revit to load the model data from the cloud BIM 360, and use the  VR plug-in </w:t>
      </w:r>
      <w:r w:rsidR="0099230A">
        <w:rPr>
          <w:rFonts w:ascii="Arial" w:hAnsi="Arial" w:cs="Arial"/>
        </w:rPr>
        <w:t xml:space="preserve">in Revit </w:t>
      </w:r>
      <w:r w:rsidR="00A74EE2">
        <w:rPr>
          <w:rFonts w:ascii="Arial" w:hAnsi="Arial" w:cs="Arial"/>
        </w:rPr>
        <w:t xml:space="preserve">to transfer the BIM model data its external VR software “Prospect” to parse the </w:t>
      </w:r>
      <w:r w:rsidR="0099230A">
        <w:rPr>
          <w:rFonts w:ascii="Arial" w:hAnsi="Arial" w:cs="Arial"/>
        </w:rPr>
        <w:t xml:space="preserve">model </w:t>
      </w:r>
      <w:r w:rsidR="00A74EE2">
        <w:rPr>
          <w:rFonts w:ascii="Arial" w:hAnsi="Arial" w:cs="Arial"/>
        </w:rPr>
        <w:t xml:space="preserve">data so that we can </w:t>
      </w:r>
      <w:r w:rsidR="0099230A">
        <w:rPr>
          <w:rFonts w:ascii="Arial" w:hAnsi="Arial" w:cs="Arial"/>
        </w:rPr>
        <w:t>visualise</w:t>
      </w:r>
      <w:r w:rsidR="00A74EE2">
        <w:rPr>
          <w:rFonts w:ascii="Arial" w:hAnsi="Arial" w:cs="Arial"/>
        </w:rPr>
        <w:t xml:space="preserve"> the </w:t>
      </w:r>
      <w:r w:rsidR="0099230A">
        <w:rPr>
          <w:rFonts w:ascii="Arial" w:hAnsi="Arial" w:cs="Arial"/>
        </w:rPr>
        <w:t xml:space="preserve">immersive VR environment </w:t>
      </w:r>
      <w:r w:rsidR="00A74EE2">
        <w:rPr>
          <w:rFonts w:ascii="Arial" w:hAnsi="Arial" w:cs="Arial"/>
        </w:rPr>
        <w:t>on th</w:t>
      </w:r>
      <w:r w:rsidR="0099230A">
        <w:rPr>
          <w:rFonts w:ascii="Arial" w:hAnsi="Arial" w:cs="Arial"/>
        </w:rPr>
        <w:t>e</w:t>
      </w:r>
      <w:r w:rsidR="00A74EE2">
        <w:rPr>
          <w:rFonts w:ascii="Arial" w:hAnsi="Arial" w:cs="Arial"/>
        </w:rPr>
        <w:t xml:space="preserve"> external software which shown on the below figure. It is quite not user-friendly. </w:t>
      </w:r>
      <w:r w:rsidR="00A74EE2" w:rsidRPr="00A74EE2">
        <w:rPr>
          <w:rFonts w:ascii="Arial" w:hAnsi="Arial" w:cs="Arial"/>
          <w:highlight w:val="yellow"/>
        </w:rPr>
        <w:t>(charts of that software)</w:t>
      </w:r>
    </w:p>
    <w:p w14:paraId="2F9E8859" w14:textId="6276CBD4" w:rsidR="00327B32" w:rsidRDefault="00327B32" w:rsidP="00B0586D">
      <w:pPr>
        <w:jc w:val="center"/>
        <w:rPr>
          <w:rFonts w:ascii="Arial" w:hAnsi="Arial" w:cs="Arial"/>
        </w:rPr>
      </w:pPr>
      <w:r>
        <w:rPr>
          <w:rFonts w:ascii="Arial" w:hAnsi="Arial" w:cs="Arial"/>
          <w:noProof/>
        </w:rPr>
        <w:drawing>
          <wp:inline distT="0" distB="0" distL="0" distR="0" wp14:anchorId="0AFB4AA2" wp14:editId="2E2E2E59">
            <wp:extent cx="4932218" cy="2893568"/>
            <wp:effectExtent l="0" t="0" r="190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41726" cy="2899146"/>
                    </a:xfrm>
                    <a:prstGeom prst="rect">
                      <a:avLst/>
                    </a:prstGeom>
                    <a:noFill/>
                    <a:ln>
                      <a:noFill/>
                    </a:ln>
                  </pic:spPr>
                </pic:pic>
              </a:graphicData>
            </a:graphic>
          </wp:inline>
        </w:drawing>
      </w:r>
    </w:p>
    <w:p w14:paraId="6845FED7" w14:textId="4949445B" w:rsidR="00FB0591" w:rsidRDefault="00A74EE2" w:rsidP="00A74EE2">
      <w:pPr>
        <w:jc w:val="both"/>
        <w:rPr>
          <w:rFonts w:ascii="Arial" w:hAnsi="Arial" w:cs="Arial"/>
        </w:rPr>
      </w:pPr>
      <w:r>
        <w:rPr>
          <w:rFonts w:ascii="Arial" w:hAnsi="Arial" w:cs="Arial"/>
        </w:rPr>
        <w:t>To make it more user-friendly, it should be integrated in the cloud platform of Control Room (such as the BIM</w:t>
      </w:r>
      <w:r w:rsidR="0099230A">
        <w:rPr>
          <w:rFonts w:ascii="Arial" w:hAnsi="Arial" w:cs="Arial"/>
        </w:rPr>
        <w:t xml:space="preserve"> </w:t>
      </w:r>
      <w:r>
        <w:rPr>
          <w:rFonts w:ascii="Arial" w:hAnsi="Arial" w:cs="Arial"/>
        </w:rPr>
        <w:t xml:space="preserve">360), so that when all the project team members access to the cloud platform, they can open the model file and then press one button to access the immersive VR environment for </w:t>
      </w:r>
      <w:r w:rsidR="00FB0591">
        <w:rPr>
          <w:rFonts w:ascii="Arial" w:hAnsi="Arial" w:cs="Arial"/>
        </w:rPr>
        <w:t xml:space="preserve">walkthrough and remote </w:t>
      </w:r>
      <w:r>
        <w:rPr>
          <w:rFonts w:ascii="Arial" w:hAnsi="Arial" w:cs="Arial"/>
        </w:rPr>
        <w:t xml:space="preserve">meeting immediately rather than installing </w:t>
      </w:r>
      <w:r w:rsidR="0099230A">
        <w:rPr>
          <w:rFonts w:ascii="Arial" w:hAnsi="Arial" w:cs="Arial"/>
        </w:rPr>
        <w:t>external</w:t>
      </w:r>
      <w:r>
        <w:rPr>
          <w:rFonts w:ascii="Arial" w:hAnsi="Arial" w:cs="Arial"/>
        </w:rPr>
        <w:t xml:space="preserve"> software </w:t>
      </w:r>
      <w:r w:rsidR="0099230A">
        <w:rPr>
          <w:rFonts w:ascii="Arial" w:hAnsi="Arial" w:cs="Arial"/>
        </w:rPr>
        <w:t>and so many steps to start with the visualisation with</w:t>
      </w:r>
      <w:r>
        <w:rPr>
          <w:rFonts w:ascii="Arial" w:hAnsi="Arial" w:cs="Arial"/>
        </w:rPr>
        <w:t xml:space="preserve"> VR.</w:t>
      </w:r>
    </w:p>
    <w:p w14:paraId="688AC8D5" w14:textId="0176323B" w:rsidR="0066098B" w:rsidRDefault="0066098B" w:rsidP="00A74EE2">
      <w:pPr>
        <w:jc w:val="both"/>
        <w:rPr>
          <w:rFonts w:ascii="Arial" w:hAnsi="Arial" w:cs="Arial"/>
        </w:rPr>
      </w:pPr>
      <w:r>
        <w:rPr>
          <w:rFonts w:ascii="Arial" w:hAnsi="Arial" w:cs="Arial"/>
        </w:rPr>
        <w:br w:type="page"/>
      </w:r>
    </w:p>
    <w:p w14:paraId="343E7F2B" w14:textId="0FADD286" w:rsidR="00E92FC9" w:rsidRDefault="00E92FC9" w:rsidP="000F72BA">
      <w:pPr>
        <w:pStyle w:val="Heading1"/>
        <w:numPr>
          <w:ilvl w:val="1"/>
          <w:numId w:val="2"/>
        </w:numPr>
        <w:ind w:left="432"/>
        <w:rPr>
          <w:rFonts w:ascii="Arial" w:hAnsi="Arial" w:cs="Arial"/>
          <w:sz w:val="22"/>
          <w:szCs w:val="22"/>
        </w:rPr>
      </w:pPr>
      <w:r w:rsidRPr="000F72BA">
        <w:rPr>
          <w:rFonts w:ascii="Arial" w:hAnsi="Arial" w:cs="Arial"/>
          <w:sz w:val="22"/>
          <w:szCs w:val="22"/>
        </w:rPr>
        <w:lastRenderedPageBreak/>
        <w:t>Dashboard</w:t>
      </w:r>
    </w:p>
    <w:p w14:paraId="4BAD0451" w14:textId="6E6E42E6" w:rsidR="00783249" w:rsidRPr="00446B9E" w:rsidRDefault="00F53304" w:rsidP="00446B9E">
      <w:pPr>
        <w:pStyle w:val="Heading1"/>
        <w:numPr>
          <w:ilvl w:val="2"/>
          <w:numId w:val="2"/>
        </w:numPr>
        <w:ind w:left="504"/>
        <w:rPr>
          <w:rFonts w:ascii="Arial" w:hAnsi="Arial" w:cs="Arial"/>
          <w:sz w:val="22"/>
          <w:szCs w:val="22"/>
        </w:rPr>
      </w:pPr>
      <w:r>
        <w:rPr>
          <w:rFonts w:ascii="Arial" w:hAnsi="Arial" w:cs="Arial"/>
          <w:sz w:val="22"/>
          <w:szCs w:val="22"/>
        </w:rPr>
        <w:t xml:space="preserve">Case Study: </w:t>
      </w:r>
      <w:r w:rsidR="00783249" w:rsidRPr="00446B9E">
        <w:rPr>
          <w:rFonts w:ascii="Arial" w:hAnsi="Arial" w:cs="Arial" w:hint="eastAsia"/>
          <w:sz w:val="22"/>
          <w:szCs w:val="22"/>
        </w:rPr>
        <w:t>Sa</w:t>
      </w:r>
      <w:r w:rsidR="00783249" w:rsidRPr="00446B9E">
        <w:rPr>
          <w:rFonts w:ascii="Arial" w:hAnsi="Arial" w:cs="Arial"/>
          <w:sz w:val="22"/>
          <w:szCs w:val="22"/>
        </w:rPr>
        <w:t>fety Data to identify critical safety record</w:t>
      </w:r>
    </w:p>
    <w:p w14:paraId="461C92F3" w14:textId="11796CFC" w:rsidR="003634E3" w:rsidRPr="005A6B66" w:rsidRDefault="00783249" w:rsidP="00783249">
      <w:pPr>
        <w:jc w:val="both"/>
        <w:rPr>
          <w:rFonts w:ascii="Arial" w:hAnsi="Arial" w:cs="Arial"/>
        </w:rPr>
      </w:pPr>
      <w:r w:rsidRPr="005A6B66">
        <w:rPr>
          <w:rFonts w:ascii="Arial" w:hAnsi="Arial" w:cs="Arial"/>
        </w:rPr>
        <w:t xml:space="preserve">A dashboard has been developed </w:t>
      </w:r>
      <w:r w:rsidR="003634E3" w:rsidRPr="005A6B66">
        <w:rPr>
          <w:rFonts w:ascii="Arial" w:hAnsi="Arial" w:cs="Arial"/>
        </w:rPr>
        <w:t xml:space="preserve">based on the </w:t>
      </w:r>
      <w:r w:rsidR="00AE5DB5" w:rsidRPr="005A6B66">
        <w:rPr>
          <w:rFonts w:ascii="Arial" w:hAnsi="Arial" w:cs="Arial"/>
        </w:rPr>
        <w:t xml:space="preserve">modified </w:t>
      </w:r>
      <w:r w:rsidR="00A816E8" w:rsidRPr="005A6B66">
        <w:rPr>
          <w:rFonts w:ascii="Arial" w:hAnsi="Arial" w:cs="Arial"/>
        </w:rPr>
        <w:t xml:space="preserve">data sourced </w:t>
      </w:r>
      <w:r w:rsidR="00A816E8" w:rsidRPr="00A616DD">
        <w:rPr>
          <w:rFonts w:ascii="Arial" w:hAnsi="Arial" w:cs="Arial"/>
        </w:rPr>
        <w:t xml:space="preserve">from </w:t>
      </w:r>
      <w:r w:rsidR="003634E3" w:rsidRPr="00A616DD">
        <w:rPr>
          <w:rFonts w:ascii="Arial" w:hAnsi="Arial" w:cs="Arial"/>
        </w:rPr>
        <w:t xml:space="preserve">HSE. It </w:t>
      </w:r>
      <w:r w:rsidRPr="00A616DD">
        <w:rPr>
          <w:rFonts w:ascii="Arial" w:hAnsi="Arial" w:cs="Arial"/>
        </w:rPr>
        <w:t>is a</w:t>
      </w:r>
      <w:r w:rsidR="003634E3" w:rsidRPr="00A616DD">
        <w:rPr>
          <w:rFonts w:ascii="Arial" w:hAnsi="Arial" w:cs="Arial"/>
        </w:rPr>
        <w:t>n</w:t>
      </w:r>
      <w:r w:rsidRPr="00A616DD">
        <w:rPr>
          <w:rFonts w:ascii="Arial" w:hAnsi="Arial" w:cs="Arial"/>
        </w:rPr>
        <w:t xml:space="preserve"> </w:t>
      </w:r>
      <w:r w:rsidR="003634E3" w:rsidRPr="00A616DD">
        <w:rPr>
          <w:rFonts w:ascii="Arial" w:hAnsi="Arial" w:cs="Arial"/>
        </w:rPr>
        <w:t xml:space="preserve">interactive </w:t>
      </w:r>
      <w:r w:rsidRPr="00A616DD">
        <w:rPr>
          <w:rFonts w:ascii="Arial" w:hAnsi="Arial" w:cs="Arial"/>
        </w:rPr>
        <w:t xml:space="preserve">dashboard to visualise the </w:t>
      </w:r>
      <w:r w:rsidR="003634E3" w:rsidRPr="00A616DD">
        <w:rPr>
          <w:rFonts w:ascii="Arial" w:hAnsi="Arial" w:cs="Arial"/>
        </w:rPr>
        <w:t>details of the safety accident</w:t>
      </w:r>
      <w:r w:rsidRPr="00A616DD">
        <w:rPr>
          <w:rFonts w:ascii="Arial" w:hAnsi="Arial" w:cs="Arial"/>
        </w:rPr>
        <w:t xml:space="preserve"> </w:t>
      </w:r>
      <w:r w:rsidR="00A76D7C" w:rsidRPr="00A616DD">
        <w:rPr>
          <w:rFonts w:ascii="Arial" w:hAnsi="Arial" w:cs="Arial"/>
        </w:rPr>
        <w:t>record</w:t>
      </w:r>
      <w:r w:rsidRPr="00A616DD">
        <w:rPr>
          <w:rFonts w:ascii="Arial" w:hAnsi="Arial" w:cs="Arial"/>
        </w:rPr>
        <w:t xml:space="preserve"> </w:t>
      </w:r>
      <w:r w:rsidR="003634E3" w:rsidRPr="00A616DD">
        <w:rPr>
          <w:rFonts w:ascii="Arial" w:hAnsi="Arial" w:cs="Arial"/>
        </w:rPr>
        <w:t>across 2012 to 2017</w:t>
      </w:r>
      <w:r w:rsidR="003634E3" w:rsidRPr="005A6B66">
        <w:rPr>
          <w:rFonts w:ascii="Arial" w:hAnsi="Arial" w:cs="Arial"/>
        </w:rPr>
        <w:t xml:space="preserve">. </w:t>
      </w:r>
    </w:p>
    <w:p w14:paraId="5E363F9B" w14:textId="0D87DBBC" w:rsidR="003634E3" w:rsidRDefault="003634E3" w:rsidP="00783249">
      <w:pPr>
        <w:jc w:val="both"/>
        <w:rPr>
          <w:rFonts w:ascii="Arial" w:hAnsi="Arial" w:cs="Arial"/>
        </w:rPr>
      </w:pPr>
      <w:r w:rsidRPr="005A6B66">
        <w:rPr>
          <w:rFonts w:ascii="Arial" w:hAnsi="Arial" w:cs="Arial"/>
        </w:rPr>
        <w:t xml:space="preserve">In the </w:t>
      </w:r>
      <w:r w:rsidR="00EF77F8" w:rsidRPr="005A6B66">
        <w:rPr>
          <w:rFonts w:ascii="Arial" w:hAnsi="Arial" w:cs="Arial"/>
        </w:rPr>
        <w:t xml:space="preserve">first </w:t>
      </w:r>
      <w:r w:rsidRPr="005A6B66">
        <w:rPr>
          <w:rFonts w:ascii="Arial" w:hAnsi="Arial" w:cs="Arial"/>
        </w:rPr>
        <w:t xml:space="preserve">dashboard, </w:t>
      </w:r>
      <w:r w:rsidR="001C3D0D">
        <w:rPr>
          <w:rFonts w:ascii="Arial" w:hAnsi="Arial" w:cs="Arial"/>
        </w:rPr>
        <w:t>we can identify the trend that the number of accidents is decreasing across the years and Area B with the highest number of accidents. O</w:t>
      </w:r>
      <w:r w:rsidRPr="005A6B66">
        <w:rPr>
          <w:rFonts w:ascii="Arial" w:hAnsi="Arial" w:cs="Arial"/>
        </w:rPr>
        <w:t>ne can choose whatever categories under different</w:t>
      </w:r>
      <w:r w:rsidR="003B598D" w:rsidRPr="005A6B66">
        <w:rPr>
          <w:rFonts w:ascii="Arial" w:hAnsi="Arial" w:cs="Arial"/>
        </w:rPr>
        <w:t xml:space="preserve"> indicators</w:t>
      </w:r>
      <w:r w:rsidRPr="005A6B66">
        <w:rPr>
          <w:rFonts w:ascii="Arial" w:hAnsi="Arial" w:cs="Arial"/>
        </w:rPr>
        <w:t xml:space="preserve"> such as “severity”, “</w:t>
      </w:r>
      <w:r w:rsidR="004D7C8D" w:rsidRPr="005A6B66">
        <w:rPr>
          <w:rFonts w:ascii="Arial" w:hAnsi="Arial" w:cs="Arial"/>
        </w:rPr>
        <w:t>age band</w:t>
      </w:r>
      <w:r w:rsidRPr="005A6B66">
        <w:rPr>
          <w:rFonts w:ascii="Arial" w:hAnsi="Arial" w:cs="Arial"/>
        </w:rPr>
        <w:t>”, “</w:t>
      </w:r>
      <w:r w:rsidR="0017421A" w:rsidRPr="005A6B66">
        <w:rPr>
          <w:rFonts w:ascii="Arial" w:hAnsi="Arial" w:cs="Arial"/>
        </w:rPr>
        <w:t>main activity</w:t>
      </w:r>
      <w:r w:rsidRPr="005A6B66">
        <w:rPr>
          <w:rFonts w:ascii="Arial" w:hAnsi="Arial" w:cs="Arial"/>
        </w:rPr>
        <w:t>”</w:t>
      </w:r>
      <w:r w:rsidR="004D7C8D" w:rsidRPr="005A6B66">
        <w:rPr>
          <w:rFonts w:ascii="Arial" w:hAnsi="Arial" w:cs="Arial"/>
        </w:rPr>
        <w:t xml:space="preserve">, “Risk Category” </w:t>
      </w:r>
      <w:r w:rsidRPr="005A6B66">
        <w:rPr>
          <w:rFonts w:ascii="Arial" w:hAnsi="Arial" w:cs="Arial"/>
        </w:rPr>
        <w:t>and “</w:t>
      </w:r>
      <w:r w:rsidR="004D7C8D" w:rsidRPr="005A6B66">
        <w:rPr>
          <w:rFonts w:ascii="Arial" w:hAnsi="Arial" w:cs="Arial"/>
        </w:rPr>
        <w:t>Injury Type</w:t>
      </w:r>
      <w:r w:rsidRPr="005A6B66">
        <w:rPr>
          <w:rFonts w:ascii="Arial" w:hAnsi="Arial" w:cs="Arial"/>
        </w:rPr>
        <w:t xml:space="preserve">” so that the total number of fatalities, incidences and the number of accidents across different years will be changed. It is easy </w:t>
      </w:r>
      <w:r w:rsidR="00EF77F8" w:rsidRPr="005A6B66">
        <w:rPr>
          <w:rFonts w:ascii="Arial" w:hAnsi="Arial" w:cs="Arial"/>
        </w:rPr>
        <w:t xml:space="preserve">to </w:t>
      </w:r>
      <w:r w:rsidRPr="005A6B66">
        <w:rPr>
          <w:rFonts w:ascii="Arial" w:hAnsi="Arial" w:cs="Arial"/>
        </w:rPr>
        <w:t>identif</w:t>
      </w:r>
      <w:r w:rsidR="00EF77F8" w:rsidRPr="005A6B66">
        <w:rPr>
          <w:rFonts w:ascii="Arial" w:hAnsi="Arial" w:cs="Arial"/>
        </w:rPr>
        <w:t>y most of the</w:t>
      </w:r>
      <w:r w:rsidR="00D55D97" w:rsidRPr="005A6B66">
        <w:rPr>
          <w:rFonts w:ascii="Arial" w:hAnsi="Arial" w:cs="Arial"/>
        </w:rPr>
        <w:t xml:space="preserve"> accidents belongs to </w:t>
      </w:r>
      <w:r w:rsidRPr="005A6B66">
        <w:rPr>
          <w:rFonts w:ascii="Arial" w:hAnsi="Arial" w:cs="Arial"/>
        </w:rPr>
        <w:t>th</w:t>
      </w:r>
      <w:r w:rsidR="00D55D97" w:rsidRPr="005A6B66">
        <w:rPr>
          <w:rFonts w:ascii="Arial" w:hAnsi="Arial" w:cs="Arial"/>
        </w:rPr>
        <w:t xml:space="preserve">e </w:t>
      </w:r>
      <w:r w:rsidR="0017421A" w:rsidRPr="005A6B66">
        <w:rPr>
          <w:rFonts w:ascii="Arial" w:hAnsi="Arial" w:cs="Arial"/>
        </w:rPr>
        <w:t xml:space="preserve">activity of M&amp;E installation , </w:t>
      </w:r>
      <w:r w:rsidR="00D55D97" w:rsidRPr="005A6B66">
        <w:rPr>
          <w:rFonts w:ascii="Arial" w:hAnsi="Arial" w:cs="Arial"/>
        </w:rPr>
        <w:t xml:space="preserve">category </w:t>
      </w:r>
      <w:r w:rsidR="00EF77F8" w:rsidRPr="005A6B66">
        <w:rPr>
          <w:rFonts w:ascii="Arial" w:hAnsi="Arial" w:cs="Arial"/>
        </w:rPr>
        <w:t>of</w:t>
      </w:r>
      <w:r w:rsidR="00D55D97" w:rsidRPr="005A6B66">
        <w:rPr>
          <w:rFonts w:ascii="Arial" w:hAnsi="Arial" w:cs="Arial"/>
        </w:rPr>
        <w:t xml:space="preserve"> risk with slip or trip on the same level,</w:t>
      </w:r>
      <w:r w:rsidR="00EF77F8" w:rsidRPr="005A6B66">
        <w:rPr>
          <w:rFonts w:ascii="Arial" w:hAnsi="Arial" w:cs="Arial"/>
        </w:rPr>
        <w:t xml:space="preserve"> </w:t>
      </w:r>
      <w:r w:rsidR="00DA67EB" w:rsidRPr="005A6B66">
        <w:rPr>
          <w:rFonts w:ascii="Arial" w:hAnsi="Arial" w:cs="Arial"/>
        </w:rPr>
        <w:t xml:space="preserve">workers </w:t>
      </w:r>
      <w:r w:rsidR="00EF77F8" w:rsidRPr="005A6B66">
        <w:rPr>
          <w:rFonts w:ascii="Arial" w:hAnsi="Arial" w:cs="Arial"/>
        </w:rPr>
        <w:t>suffering from</w:t>
      </w:r>
      <w:r w:rsidR="00D55D97" w:rsidRPr="005A6B66">
        <w:rPr>
          <w:rFonts w:ascii="Arial" w:hAnsi="Arial" w:cs="Arial"/>
        </w:rPr>
        <w:t xml:space="preserve"> body parts such as lower limb and the age band susceptible to accident belongs to 25-34. </w:t>
      </w:r>
      <w:r w:rsidR="00EF77F8" w:rsidRPr="005A6B66">
        <w:rPr>
          <w:rFonts w:ascii="Arial" w:hAnsi="Arial" w:cs="Arial"/>
        </w:rPr>
        <w:t xml:space="preserve">According to these messages provided by the data via the dashboard, </w:t>
      </w:r>
      <w:r w:rsidR="009C3505" w:rsidRPr="005A6B66">
        <w:rPr>
          <w:rFonts w:ascii="Arial" w:hAnsi="Arial" w:cs="Arial"/>
        </w:rPr>
        <w:t xml:space="preserve">the </w:t>
      </w:r>
      <w:r w:rsidR="00EF77F8" w:rsidRPr="005A6B66">
        <w:rPr>
          <w:rFonts w:ascii="Arial" w:hAnsi="Arial" w:cs="Arial"/>
        </w:rPr>
        <w:t xml:space="preserve">project </w:t>
      </w:r>
      <w:r w:rsidR="009C3505" w:rsidRPr="005A6B66">
        <w:rPr>
          <w:rFonts w:ascii="Arial" w:hAnsi="Arial" w:cs="Arial"/>
        </w:rPr>
        <w:t>man</w:t>
      </w:r>
      <w:r w:rsidR="00EF77F8" w:rsidRPr="005A6B66">
        <w:rPr>
          <w:rFonts w:ascii="Arial" w:hAnsi="Arial" w:cs="Arial"/>
        </w:rPr>
        <w:t>a</w:t>
      </w:r>
      <w:r w:rsidR="009C3505" w:rsidRPr="005A6B66">
        <w:rPr>
          <w:rFonts w:ascii="Arial" w:hAnsi="Arial" w:cs="Arial"/>
        </w:rPr>
        <w:t xml:space="preserve">gers can make decision </w:t>
      </w:r>
      <w:r w:rsidR="0017421A" w:rsidRPr="005A6B66">
        <w:rPr>
          <w:rFonts w:ascii="Arial" w:hAnsi="Arial" w:cs="Arial"/>
        </w:rPr>
        <w:t>like pay</w:t>
      </w:r>
      <w:r w:rsidR="00DA67EB" w:rsidRPr="005A6B66">
        <w:rPr>
          <w:rFonts w:ascii="Arial" w:hAnsi="Arial" w:cs="Arial"/>
        </w:rPr>
        <w:t>ing</w:t>
      </w:r>
      <w:r w:rsidR="0017421A" w:rsidRPr="005A6B66">
        <w:rPr>
          <w:rFonts w:ascii="Arial" w:hAnsi="Arial" w:cs="Arial"/>
        </w:rPr>
        <w:t xml:space="preserve"> more attention to the activity of M&amp;E installation and</w:t>
      </w:r>
      <w:r w:rsidR="009C3505" w:rsidRPr="005A6B66">
        <w:rPr>
          <w:rFonts w:ascii="Arial" w:hAnsi="Arial" w:cs="Arial"/>
        </w:rPr>
        <w:t xml:space="preserve"> </w:t>
      </w:r>
      <w:r w:rsidR="003B598D" w:rsidRPr="005A6B66">
        <w:rPr>
          <w:rFonts w:ascii="Arial" w:hAnsi="Arial" w:cs="Arial"/>
        </w:rPr>
        <w:t>pu</w:t>
      </w:r>
      <w:r w:rsidR="00EF77F8" w:rsidRPr="005A6B66">
        <w:rPr>
          <w:rFonts w:ascii="Arial" w:hAnsi="Arial" w:cs="Arial"/>
        </w:rPr>
        <w:t>t</w:t>
      </w:r>
      <w:r w:rsidR="003B598D" w:rsidRPr="005A6B66">
        <w:rPr>
          <w:rFonts w:ascii="Arial" w:hAnsi="Arial" w:cs="Arial"/>
        </w:rPr>
        <w:t>t</w:t>
      </w:r>
      <w:r w:rsidR="00EF77F8" w:rsidRPr="005A6B66">
        <w:rPr>
          <w:rFonts w:ascii="Arial" w:hAnsi="Arial" w:cs="Arial"/>
        </w:rPr>
        <w:t>ing</w:t>
      </w:r>
      <w:r w:rsidR="003B598D" w:rsidRPr="005A6B66">
        <w:rPr>
          <w:rFonts w:ascii="Arial" w:hAnsi="Arial" w:cs="Arial"/>
        </w:rPr>
        <w:t xml:space="preserve"> more training to the workers aged with 25-34</w:t>
      </w:r>
      <w:r w:rsidR="0017421A" w:rsidRPr="005A6B66">
        <w:rPr>
          <w:rFonts w:ascii="Arial" w:hAnsi="Arial" w:cs="Arial"/>
        </w:rPr>
        <w:t>.</w:t>
      </w:r>
      <w:r w:rsidR="00D55D97" w:rsidRPr="005A6B66">
        <w:rPr>
          <w:rFonts w:ascii="Arial" w:hAnsi="Arial" w:cs="Arial"/>
        </w:rPr>
        <w:t xml:space="preserve"> </w:t>
      </w:r>
    </w:p>
    <w:p w14:paraId="300577B1" w14:textId="227E5D99" w:rsidR="00DF6D9D" w:rsidRPr="005A6B66" w:rsidRDefault="00DF6D9D" w:rsidP="00B0586D">
      <w:pPr>
        <w:jc w:val="center"/>
        <w:rPr>
          <w:rFonts w:ascii="Arial" w:hAnsi="Arial" w:cs="Arial"/>
        </w:rPr>
      </w:pPr>
      <w:r>
        <w:rPr>
          <w:rFonts w:ascii="Arial" w:hAnsi="Arial" w:cs="Arial"/>
          <w:noProof/>
        </w:rPr>
        <w:drawing>
          <wp:inline distT="0" distB="0" distL="0" distR="0" wp14:anchorId="64D98541" wp14:editId="07DA042E">
            <wp:extent cx="4948256" cy="2680855"/>
            <wp:effectExtent l="0" t="0" r="508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51173" cy="2682435"/>
                    </a:xfrm>
                    <a:prstGeom prst="rect">
                      <a:avLst/>
                    </a:prstGeom>
                    <a:noFill/>
                    <a:ln>
                      <a:noFill/>
                    </a:ln>
                  </pic:spPr>
                </pic:pic>
              </a:graphicData>
            </a:graphic>
          </wp:inline>
        </w:drawing>
      </w:r>
    </w:p>
    <w:p w14:paraId="61403BA9" w14:textId="77777777" w:rsidR="00DF6D9D" w:rsidRDefault="00DF6D9D">
      <w:pPr>
        <w:rPr>
          <w:rFonts w:ascii="Arial" w:hAnsi="Arial" w:cs="Arial"/>
        </w:rPr>
      </w:pPr>
      <w:r>
        <w:rPr>
          <w:rFonts w:ascii="Arial" w:hAnsi="Arial" w:cs="Arial"/>
        </w:rPr>
        <w:br w:type="page"/>
      </w:r>
    </w:p>
    <w:p w14:paraId="67A59892" w14:textId="7F4EDB3D" w:rsidR="00DF6D9D" w:rsidRDefault="00EF77F8" w:rsidP="001923AA">
      <w:pPr>
        <w:jc w:val="both"/>
        <w:rPr>
          <w:bCs/>
        </w:rPr>
      </w:pPr>
      <w:r w:rsidRPr="005A6B66">
        <w:rPr>
          <w:rFonts w:ascii="Arial" w:hAnsi="Arial" w:cs="Arial"/>
        </w:rPr>
        <w:lastRenderedPageBreak/>
        <w:t>Besides</w:t>
      </w:r>
      <w:r w:rsidR="00783249" w:rsidRPr="005A6B66">
        <w:rPr>
          <w:rFonts w:ascii="Arial" w:hAnsi="Arial" w:cs="Arial"/>
        </w:rPr>
        <w:t>, th</w:t>
      </w:r>
      <w:r w:rsidRPr="005A6B66">
        <w:rPr>
          <w:rFonts w:ascii="Arial" w:hAnsi="Arial" w:cs="Arial"/>
        </w:rPr>
        <w:t>e</w:t>
      </w:r>
      <w:r w:rsidR="00783249" w:rsidRPr="005A6B66">
        <w:rPr>
          <w:rFonts w:ascii="Arial" w:hAnsi="Arial" w:cs="Arial"/>
        </w:rPr>
        <w:t xml:space="preserve"> </w:t>
      </w:r>
      <w:r w:rsidR="00DA67EB" w:rsidRPr="005A6B66">
        <w:rPr>
          <w:rFonts w:ascii="Arial" w:hAnsi="Arial" w:cs="Arial"/>
        </w:rPr>
        <w:t xml:space="preserve">second </w:t>
      </w:r>
      <w:r w:rsidR="00783249" w:rsidRPr="005A6B66">
        <w:rPr>
          <w:rFonts w:ascii="Arial" w:hAnsi="Arial" w:cs="Arial"/>
        </w:rPr>
        <w:t xml:space="preserve">dashboard </w:t>
      </w:r>
      <w:r w:rsidR="00DA67EB" w:rsidRPr="005A6B66">
        <w:rPr>
          <w:rFonts w:ascii="Arial" w:hAnsi="Arial" w:cs="Arial"/>
        </w:rPr>
        <w:t>use</w:t>
      </w:r>
      <w:r w:rsidR="00783249" w:rsidRPr="005A6B66">
        <w:rPr>
          <w:rFonts w:ascii="Arial" w:hAnsi="Arial" w:cs="Arial"/>
        </w:rPr>
        <w:t xml:space="preserve"> a </w:t>
      </w:r>
      <w:r w:rsidR="003B598D" w:rsidRPr="005A6B66">
        <w:rPr>
          <w:rFonts w:ascii="Arial" w:hAnsi="Arial" w:cs="Arial"/>
        </w:rPr>
        <w:t xml:space="preserve">tree </w:t>
      </w:r>
      <w:r w:rsidR="00783249" w:rsidRPr="005A6B66">
        <w:rPr>
          <w:rFonts w:ascii="Arial" w:hAnsi="Arial" w:cs="Arial"/>
        </w:rPr>
        <w:t xml:space="preserve">level </w:t>
      </w:r>
      <w:r w:rsidRPr="005A6B66">
        <w:rPr>
          <w:rFonts w:ascii="Arial" w:hAnsi="Arial" w:cs="Arial"/>
        </w:rPr>
        <w:t xml:space="preserve">diagram </w:t>
      </w:r>
      <w:r w:rsidR="003B598D" w:rsidRPr="005A6B66">
        <w:rPr>
          <w:rFonts w:ascii="Arial" w:hAnsi="Arial" w:cs="Arial"/>
        </w:rPr>
        <w:t xml:space="preserve">to </w:t>
      </w:r>
      <w:r w:rsidR="00DA67EB" w:rsidRPr="005A6B66">
        <w:rPr>
          <w:rFonts w:ascii="Arial" w:hAnsi="Arial" w:cs="Arial"/>
        </w:rPr>
        <w:t>visualise</w:t>
      </w:r>
      <w:r w:rsidR="00D97257" w:rsidRPr="005A6B66">
        <w:rPr>
          <w:rFonts w:ascii="Arial" w:hAnsi="Arial" w:cs="Arial"/>
        </w:rPr>
        <w:t xml:space="preserve"> the number of accidents. The tree diagram separated into different levels, the first one is </w:t>
      </w:r>
      <w:r w:rsidR="00DC7521">
        <w:rPr>
          <w:rFonts w:ascii="Arial" w:hAnsi="Arial" w:cs="Arial"/>
        </w:rPr>
        <w:t>“</w:t>
      </w:r>
      <w:r w:rsidR="00D97257" w:rsidRPr="005A6B66">
        <w:rPr>
          <w:rFonts w:ascii="Arial" w:hAnsi="Arial" w:cs="Arial"/>
        </w:rPr>
        <w:t>severity</w:t>
      </w:r>
      <w:r w:rsidR="00DC7521">
        <w:rPr>
          <w:rFonts w:ascii="Arial" w:hAnsi="Arial" w:cs="Arial"/>
        </w:rPr>
        <w:t>”</w:t>
      </w:r>
      <w:r w:rsidR="00D97257" w:rsidRPr="005A6B66">
        <w:rPr>
          <w:rFonts w:ascii="Arial" w:hAnsi="Arial" w:cs="Arial"/>
        </w:rPr>
        <w:t xml:space="preserve">, second is </w:t>
      </w:r>
      <w:r w:rsidR="00DC7521">
        <w:rPr>
          <w:rFonts w:ascii="Arial" w:hAnsi="Arial" w:cs="Arial"/>
        </w:rPr>
        <w:t>“</w:t>
      </w:r>
      <w:r w:rsidR="00D97257" w:rsidRPr="005A6B66">
        <w:rPr>
          <w:rFonts w:ascii="Arial" w:hAnsi="Arial" w:cs="Arial"/>
        </w:rPr>
        <w:t>injury</w:t>
      </w:r>
      <w:r w:rsidR="00DC7521">
        <w:rPr>
          <w:rFonts w:ascii="Arial" w:hAnsi="Arial" w:cs="Arial"/>
        </w:rPr>
        <w:t xml:space="preserve"> </w:t>
      </w:r>
      <w:r w:rsidR="00D97257" w:rsidRPr="005A6B66">
        <w:rPr>
          <w:rFonts w:ascii="Arial" w:hAnsi="Arial" w:cs="Arial"/>
        </w:rPr>
        <w:t>type</w:t>
      </w:r>
      <w:r w:rsidR="00DC7521">
        <w:rPr>
          <w:rFonts w:ascii="Arial" w:hAnsi="Arial" w:cs="Arial"/>
        </w:rPr>
        <w:t>”</w:t>
      </w:r>
      <w:r w:rsidR="00DA67EB" w:rsidRPr="005A6B66">
        <w:rPr>
          <w:rFonts w:ascii="Arial" w:hAnsi="Arial" w:cs="Arial"/>
        </w:rPr>
        <w:t xml:space="preserve">, third is </w:t>
      </w:r>
      <w:r w:rsidR="00DC7521">
        <w:rPr>
          <w:rFonts w:ascii="Arial" w:hAnsi="Arial" w:cs="Arial"/>
        </w:rPr>
        <w:t>“</w:t>
      </w:r>
      <w:r w:rsidR="00DA67EB" w:rsidRPr="005A6B66">
        <w:rPr>
          <w:rFonts w:ascii="Arial" w:hAnsi="Arial" w:cs="Arial"/>
        </w:rPr>
        <w:t>location</w:t>
      </w:r>
      <w:r w:rsidR="00DC7521">
        <w:rPr>
          <w:rFonts w:ascii="Arial" w:hAnsi="Arial" w:cs="Arial"/>
        </w:rPr>
        <w:t>”</w:t>
      </w:r>
      <w:r w:rsidR="00DA67EB" w:rsidRPr="005A6B66">
        <w:rPr>
          <w:rFonts w:ascii="Arial" w:hAnsi="Arial" w:cs="Arial"/>
        </w:rPr>
        <w:t xml:space="preserve"> and</w:t>
      </w:r>
      <w:r w:rsidR="00D97257" w:rsidRPr="005A6B66">
        <w:rPr>
          <w:rFonts w:ascii="Arial" w:hAnsi="Arial" w:cs="Arial"/>
        </w:rPr>
        <w:t xml:space="preserve"> the last one is </w:t>
      </w:r>
      <w:r w:rsidR="00DC7521">
        <w:rPr>
          <w:rFonts w:ascii="Arial" w:hAnsi="Arial" w:cs="Arial"/>
        </w:rPr>
        <w:t>“</w:t>
      </w:r>
      <w:r w:rsidR="00DA67EB" w:rsidRPr="005A6B66">
        <w:rPr>
          <w:rFonts w:ascii="Arial" w:hAnsi="Arial" w:cs="Arial"/>
        </w:rPr>
        <w:t>main activity</w:t>
      </w:r>
      <w:r w:rsidR="00DC7521">
        <w:rPr>
          <w:rFonts w:ascii="Arial" w:hAnsi="Arial" w:cs="Arial"/>
        </w:rPr>
        <w:t>”</w:t>
      </w:r>
      <w:r w:rsidR="00D97257" w:rsidRPr="005A6B66">
        <w:rPr>
          <w:rFonts w:ascii="Arial" w:hAnsi="Arial" w:cs="Arial"/>
        </w:rPr>
        <w:t>.</w:t>
      </w:r>
      <w:r w:rsidR="00487E47" w:rsidRPr="005A6B66">
        <w:rPr>
          <w:rFonts w:ascii="Arial" w:hAnsi="Arial" w:cs="Arial"/>
        </w:rPr>
        <w:t xml:space="preserve"> </w:t>
      </w:r>
      <w:r w:rsidR="00685A2A" w:rsidRPr="005A6B66">
        <w:rPr>
          <w:rFonts w:ascii="Arial" w:hAnsi="Arial" w:cs="Arial"/>
        </w:rPr>
        <w:t>For example, when</w:t>
      </w:r>
      <w:r w:rsidR="00487E47" w:rsidRPr="005A6B66">
        <w:rPr>
          <w:rFonts w:ascii="Arial" w:hAnsi="Arial" w:cs="Arial"/>
        </w:rPr>
        <w:t xml:space="preserve"> we selected </w:t>
      </w:r>
      <w:r w:rsidR="00685A2A" w:rsidRPr="005A6B66">
        <w:rPr>
          <w:rFonts w:ascii="Arial" w:hAnsi="Arial" w:cs="Arial"/>
        </w:rPr>
        <w:t>one of</w:t>
      </w:r>
      <w:r w:rsidR="00487E47" w:rsidRPr="005A6B66">
        <w:rPr>
          <w:rFonts w:ascii="Arial" w:hAnsi="Arial" w:cs="Arial"/>
        </w:rPr>
        <w:t xml:space="preserve"> category under the first level </w:t>
      </w:r>
      <w:r w:rsidR="00DC7521">
        <w:rPr>
          <w:rFonts w:ascii="Arial" w:hAnsi="Arial" w:cs="Arial"/>
        </w:rPr>
        <w:t>“</w:t>
      </w:r>
      <w:r w:rsidR="00487E47" w:rsidRPr="005A6B66">
        <w:rPr>
          <w:rFonts w:ascii="Arial" w:hAnsi="Arial" w:cs="Arial"/>
        </w:rPr>
        <w:t>severity</w:t>
      </w:r>
      <w:r w:rsidR="00DC7521">
        <w:rPr>
          <w:rFonts w:ascii="Arial" w:hAnsi="Arial" w:cs="Arial"/>
        </w:rPr>
        <w:t>”</w:t>
      </w:r>
      <w:r w:rsidR="00487E47" w:rsidRPr="005A6B66">
        <w:rPr>
          <w:rFonts w:ascii="Arial" w:hAnsi="Arial" w:cs="Arial"/>
        </w:rPr>
        <w:t xml:space="preserve">, then the number of accidents will be separated into different groups under the second level </w:t>
      </w:r>
      <w:r w:rsidR="00DC7521">
        <w:rPr>
          <w:rFonts w:ascii="Arial" w:hAnsi="Arial" w:cs="Arial"/>
        </w:rPr>
        <w:t>“</w:t>
      </w:r>
      <w:r w:rsidR="00487E47" w:rsidRPr="005A6B66">
        <w:rPr>
          <w:rFonts w:ascii="Arial" w:hAnsi="Arial" w:cs="Arial"/>
        </w:rPr>
        <w:t>injury type’</w:t>
      </w:r>
      <w:r w:rsidR="00DC7521">
        <w:rPr>
          <w:rFonts w:ascii="Arial" w:hAnsi="Arial" w:cs="Arial"/>
        </w:rPr>
        <w:t>”</w:t>
      </w:r>
      <w:r w:rsidR="00487E47" w:rsidRPr="005A6B66">
        <w:rPr>
          <w:rFonts w:ascii="Arial" w:hAnsi="Arial" w:cs="Arial"/>
        </w:rPr>
        <w:t xml:space="preserve">. And </w:t>
      </w:r>
      <w:r w:rsidR="00685A2A" w:rsidRPr="005A6B66">
        <w:rPr>
          <w:rFonts w:ascii="Arial" w:hAnsi="Arial" w:cs="Arial"/>
        </w:rPr>
        <w:t xml:space="preserve">then it will separate into different groups under the third level </w:t>
      </w:r>
      <w:r w:rsidR="00DC7521">
        <w:rPr>
          <w:rFonts w:ascii="Arial" w:hAnsi="Arial" w:cs="Arial"/>
        </w:rPr>
        <w:t>“</w:t>
      </w:r>
      <w:r w:rsidR="00685A2A" w:rsidRPr="005A6B66">
        <w:rPr>
          <w:rFonts w:ascii="Arial" w:hAnsi="Arial" w:cs="Arial"/>
        </w:rPr>
        <w:t>Location</w:t>
      </w:r>
      <w:r w:rsidR="00DC7521">
        <w:rPr>
          <w:rFonts w:ascii="Arial" w:hAnsi="Arial" w:cs="Arial"/>
        </w:rPr>
        <w:t>”</w:t>
      </w:r>
      <w:r w:rsidR="00487E47" w:rsidRPr="005A6B66">
        <w:rPr>
          <w:rFonts w:ascii="Arial" w:hAnsi="Arial" w:cs="Arial"/>
        </w:rPr>
        <w:t>, when we click o</w:t>
      </w:r>
      <w:r w:rsidR="00685A2A" w:rsidRPr="005A6B66">
        <w:rPr>
          <w:rFonts w:ascii="Arial" w:hAnsi="Arial" w:cs="Arial"/>
        </w:rPr>
        <w:t xml:space="preserve">ne of </w:t>
      </w:r>
      <w:r w:rsidR="00487E47" w:rsidRPr="005A6B66">
        <w:rPr>
          <w:rFonts w:ascii="Arial" w:hAnsi="Arial" w:cs="Arial"/>
        </w:rPr>
        <w:t xml:space="preserve">the </w:t>
      </w:r>
      <w:r w:rsidR="00685A2A" w:rsidRPr="005A6B66">
        <w:rPr>
          <w:rFonts w:ascii="Arial" w:hAnsi="Arial" w:cs="Arial"/>
        </w:rPr>
        <w:t>group</w:t>
      </w:r>
      <w:r w:rsidR="00487E47" w:rsidRPr="005A6B66">
        <w:rPr>
          <w:rFonts w:ascii="Arial" w:hAnsi="Arial" w:cs="Arial"/>
        </w:rPr>
        <w:t xml:space="preserve">, the number of accidents will be separated in different groups again under the </w:t>
      </w:r>
      <w:r w:rsidR="00685A2A" w:rsidRPr="005A6B66">
        <w:rPr>
          <w:rFonts w:ascii="Arial" w:hAnsi="Arial" w:cs="Arial"/>
        </w:rPr>
        <w:t xml:space="preserve">forth </w:t>
      </w:r>
      <w:r w:rsidR="00487E47" w:rsidRPr="005A6B66">
        <w:rPr>
          <w:rFonts w:ascii="Arial" w:hAnsi="Arial" w:cs="Arial"/>
        </w:rPr>
        <w:t>level ‘</w:t>
      </w:r>
      <w:r w:rsidR="00685A2A" w:rsidRPr="005A6B66">
        <w:rPr>
          <w:rFonts w:ascii="Arial" w:hAnsi="Arial" w:cs="Arial"/>
        </w:rPr>
        <w:t>main activity</w:t>
      </w:r>
      <w:r w:rsidR="00487E47" w:rsidRPr="005A6B66">
        <w:rPr>
          <w:rFonts w:ascii="Arial" w:hAnsi="Arial" w:cs="Arial"/>
        </w:rPr>
        <w:t xml:space="preserve">’, so that we can identify the number of </w:t>
      </w:r>
      <w:r w:rsidR="00DA67EB" w:rsidRPr="005A6B66">
        <w:rPr>
          <w:rFonts w:ascii="Arial" w:hAnsi="Arial" w:cs="Arial"/>
        </w:rPr>
        <w:t>accidents</w:t>
      </w:r>
      <w:r w:rsidR="00487E47" w:rsidRPr="005A6B66">
        <w:rPr>
          <w:rFonts w:ascii="Arial" w:hAnsi="Arial" w:cs="Arial"/>
        </w:rPr>
        <w:t xml:space="preserve"> </w:t>
      </w:r>
      <w:r w:rsidR="00685A2A" w:rsidRPr="005A6B66">
        <w:rPr>
          <w:rFonts w:ascii="Arial" w:hAnsi="Arial" w:cs="Arial"/>
        </w:rPr>
        <w:t>based on different level</w:t>
      </w:r>
      <w:r w:rsidR="00DC7521">
        <w:rPr>
          <w:rFonts w:ascii="Arial" w:hAnsi="Arial" w:cs="Arial"/>
        </w:rPr>
        <w:t xml:space="preserve"> of a specific root</w:t>
      </w:r>
      <w:r w:rsidR="00685A2A" w:rsidRPr="005A6B66">
        <w:rPr>
          <w:rFonts w:ascii="Arial" w:hAnsi="Arial" w:cs="Arial"/>
        </w:rPr>
        <w:t>.</w:t>
      </w:r>
    </w:p>
    <w:p w14:paraId="01241129" w14:textId="67DE1E80" w:rsidR="00D75EF3" w:rsidRPr="00B0586D" w:rsidRDefault="00DF6D9D" w:rsidP="00B0586D">
      <w:pPr>
        <w:jc w:val="center"/>
        <w:rPr>
          <w:rFonts w:ascii="Arial" w:hAnsi="Arial" w:cs="Arial"/>
        </w:rPr>
      </w:pPr>
      <w:r>
        <w:rPr>
          <w:rFonts w:ascii="Arial" w:hAnsi="Arial" w:cs="Arial"/>
          <w:noProof/>
        </w:rPr>
        <w:drawing>
          <wp:inline distT="0" distB="0" distL="0" distR="0" wp14:anchorId="0C30490D" wp14:editId="512ED623">
            <wp:extent cx="5454069" cy="29579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59693" cy="2960995"/>
                    </a:xfrm>
                    <a:prstGeom prst="rect">
                      <a:avLst/>
                    </a:prstGeom>
                    <a:noFill/>
                    <a:ln>
                      <a:noFill/>
                    </a:ln>
                  </pic:spPr>
                </pic:pic>
              </a:graphicData>
            </a:graphic>
          </wp:inline>
        </w:drawing>
      </w:r>
    </w:p>
    <w:p w14:paraId="6752EC39" w14:textId="072DB038" w:rsidR="00361A6A" w:rsidRPr="001923AA" w:rsidRDefault="00361A6A" w:rsidP="00361A6A">
      <w:pPr>
        <w:pStyle w:val="Heading1"/>
        <w:numPr>
          <w:ilvl w:val="2"/>
          <w:numId w:val="2"/>
        </w:numPr>
        <w:ind w:left="504"/>
        <w:rPr>
          <w:rFonts w:ascii="Arial" w:hAnsi="Arial" w:cs="Arial"/>
          <w:sz w:val="22"/>
          <w:szCs w:val="22"/>
        </w:rPr>
      </w:pPr>
      <w:r w:rsidRPr="001923AA">
        <w:rPr>
          <w:rFonts w:ascii="Arial" w:hAnsi="Arial" w:cs="Arial"/>
          <w:sz w:val="22"/>
          <w:szCs w:val="22"/>
        </w:rPr>
        <w:t>Drawbacks</w:t>
      </w:r>
      <w:r w:rsidRPr="001923AA">
        <w:rPr>
          <w:rFonts w:ascii="Arial" w:hAnsi="Arial" w:cs="Arial"/>
          <w:sz w:val="22"/>
          <w:szCs w:val="22"/>
        </w:rPr>
        <w:tab/>
      </w:r>
    </w:p>
    <w:p w14:paraId="6A78BD2A" w14:textId="28466E6B" w:rsidR="008359C3" w:rsidRDefault="008359C3" w:rsidP="00EF78F6">
      <w:pPr>
        <w:jc w:val="both"/>
        <w:rPr>
          <w:rFonts w:ascii="Arial" w:hAnsi="Arial" w:cs="Arial"/>
          <w:lang w:val="en-US"/>
        </w:rPr>
      </w:pPr>
      <w:r w:rsidRPr="004B4B19">
        <w:rPr>
          <w:rFonts w:ascii="Arial" w:hAnsi="Arial" w:cs="Arial"/>
        </w:rPr>
        <w:t>T</w:t>
      </w:r>
      <w:r w:rsidRPr="004B4B19">
        <w:rPr>
          <w:rFonts w:ascii="Arial" w:hAnsi="Arial" w:cs="Arial"/>
          <w:lang w:val="en-US"/>
        </w:rPr>
        <w:t xml:space="preserve">he </w:t>
      </w:r>
      <w:r w:rsidR="00612ACC">
        <w:rPr>
          <w:rFonts w:ascii="Arial" w:hAnsi="Arial" w:cs="Arial"/>
          <w:lang w:val="en-US"/>
        </w:rPr>
        <w:t>Power BI</w:t>
      </w:r>
      <w:r w:rsidRPr="004B4B19">
        <w:rPr>
          <w:rFonts w:ascii="Arial" w:hAnsi="Arial" w:cs="Arial"/>
          <w:lang w:val="en-US"/>
        </w:rPr>
        <w:t xml:space="preserve"> is a great platform to present the data to give insight, patterns or abnormality. However, as </w:t>
      </w:r>
      <w:r w:rsidR="00390811">
        <w:rPr>
          <w:rFonts w:ascii="Arial" w:hAnsi="Arial" w:cs="Arial"/>
          <w:lang w:val="en-US"/>
        </w:rPr>
        <w:t>AEC Sector</w:t>
      </w:r>
      <w:r w:rsidRPr="004B4B19">
        <w:rPr>
          <w:rFonts w:ascii="Arial" w:hAnsi="Arial" w:cs="Arial"/>
          <w:lang w:val="en-US"/>
        </w:rPr>
        <w:t xml:space="preserve"> is a complicated and complex industry, it is quite difficult to standardize a database schema format for data visualization. Since different construction company will have their own standard and indicators to report their project safety, progress related issue and workflow for quality assurance process. As a result, the dashboard function of the control room platform should be highly customizable so that the user can manually edit the schema so that they can keep track on the indicator</w:t>
      </w:r>
      <w:r w:rsidR="004E7D5F">
        <w:rPr>
          <w:rFonts w:ascii="Arial" w:hAnsi="Arial" w:cs="Arial"/>
          <w:lang w:val="en-US"/>
        </w:rPr>
        <w:t>s</w:t>
      </w:r>
      <w:r w:rsidRPr="004B4B19">
        <w:rPr>
          <w:rFonts w:ascii="Arial" w:hAnsi="Arial" w:cs="Arial"/>
          <w:lang w:val="en-US"/>
        </w:rPr>
        <w:t xml:space="preserve"> they want.</w:t>
      </w:r>
      <w:r w:rsidR="001923AA" w:rsidRPr="001923AA">
        <w:rPr>
          <w:rFonts w:ascii="Arial" w:hAnsi="Arial" w:cs="Arial"/>
          <w:lang w:val="en-US"/>
        </w:rPr>
        <w:t xml:space="preserve"> </w:t>
      </w:r>
    </w:p>
    <w:p w14:paraId="1401A90B" w14:textId="21BBB3EF" w:rsidR="00361A6A" w:rsidRPr="008359C3" w:rsidRDefault="008359C3" w:rsidP="00EF78F6">
      <w:pPr>
        <w:jc w:val="both"/>
        <w:rPr>
          <w:rFonts w:ascii="Arial" w:hAnsi="Arial" w:cs="Arial"/>
          <w:highlight w:val="yellow"/>
          <w:lang w:val="en-US"/>
        </w:rPr>
      </w:pPr>
      <w:r>
        <w:rPr>
          <w:rFonts w:ascii="Arial" w:hAnsi="Arial" w:cs="Arial"/>
          <w:lang w:val="en-US"/>
        </w:rPr>
        <w:t xml:space="preserve">Besides, some users may still want to use the </w:t>
      </w:r>
      <w:r w:rsidR="00612ACC">
        <w:rPr>
          <w:rFonts w:ascii="Arial" w:hAnsi="Arial" w:cs="Arial"/>
          <w:lang w:val="en-US"/>
        </w:rPr>
        <w:t>Power BI</w:t>
      </w:r>
      <w:r>
        <w:rPr>
          <w:rFonts w:ascii="Arial" w:hAnsi="Arial" w:cs="Arial"/>
          <w:lang w:val="en-US"/>
        </w:rPr>
        <w:t xml:space="preserve"> dashboard for data visualization rather than developed </w:t>
      </w:r>
      <w:r w:rsidR="004E7D5F">
        <w:rPr>
          <w:rFonts w:ascii="Arial" w:hAnsi="Arial" w:cs="Arial"/>
          <w:lang w:val="en-US"/>
        </w:rPr>
        <w:t>this function</w:t>
      </w:r>
      <w:r>
        <w:rPr>
          <w:rFonts w:ascii="Arial" w:hAnsi="Arial" w:cs="Arial"/>
          <w:lang w:val="en-US"/>
        </w:rPr>
        <w:t xml:space="preserve"> for the control room platform. However, </w:t>
      </w:r>
      <w:r w:rsidR="001923AA" w:rsidRPr="001923AA">
        <w:rPr>
          <w:rFonts w:ascii="Arial" w:hAnsi="Arial" w:cs="Arial"/>
          <w:lang w:val="en-US"/>
        </w:rPr>
        <w:t xml:space="preserve">its integration capabilities with other </w:t>
      </w:r>
      <w:r>
        <w:rPr>
          <w:rFonts w:ascii="Arial" w:hAnsi="Arial" w:cs="Arial"/>
          <w:lang w:val="en-US"/>
        </w:rPr>
        <w:t>applications</w:t>
      </w:r>
      <w:r w:rsidR="001923AA" w:rsidRPr="001923AA">
        <w:rPr>
          <w:rFonts w:ascii="Arial" w:hAnsi="Arial" w:cs="Arial"/>
          <w:lang w:val="en-US"/>
        </w:rPr>
        <w:t xml:space="preserve"> </w:t>
      </w:r>
      <w:r w:rsidR="00361A6A" w:rsidRPr="001923AA">
        <w:rPr>
          <w:rFonts w:ascii="Arial" w:hAnsi="Arial" w:cs="Arial"/>
          <w:lang w:val="en-US"/>
        </w:rPr>
        <w:t>must be improved for a better experience.</w:t>
      </w:r>
      <w:r w:rsidR="001923AA" w:rsidRPr="001923AA">
        <w:rPr>
          <w:rFonts w:ascii="Arial" w:hAnsi="Arial" w:cs="Arial"/>
          <w:lang w:val="en-US"/>
        </w:rPr>
        <w:t xml:space="preserve"> Originally the </w:t>
      </w:r>
      <w:r w:rsidR="00612ACC">
        <w:rPr>
          <w:rFonts w:ascii="Arial" w:hAnsi="Arial" w:cs="Arial"/>
          <w:lang w:val="en-US"/>
        </w:rPr>
        <w:t>Power BI</w:t>
      </w:r>
      <w:r w:rsidR="001923AA" w:rsidRPr="001923AA">
        <w:rPr>
          <w:rFonts w:ascii="Arial" w:hAnsi="Arial" w:cs="Arial"/>
          <w:lang w:val="en-US"/>
        </w:rPr>
        <w:t xml:space="preserve"> dashboard can be integrated with the BIM 360 cloud platform, so that the construction professional can understand the condition of the BIM model and the project data at the same time. However, Microsoft have changed their data security policy </w:t>
      </w:r>
      <w:r w:rsidR="0093147C">
        <w:rPr>
          <w:rFonts w:ascii="Arial" w:hAnsi="Arial" w:cs="Arial"/>
          <w:lang w:val="en-US"/>
        </w:rPr>
        <w:t xml:space="preserve">recently </w:t>
      </w:r>
      <w:r w:rsidR="00EF78F6">
        <w:rPr>
          <w:rFonts w:ascii="Arial" w:hAnsi="Arial" w:cs="Arial"/>
          <w:lang w:val="en-US"/>
        </w:rPr>
        <w:t xml:space="preserve">so that they don’t allow the user to publish the </w:t>
      </w:r>
      <w:r w:rsidR="00612ACC">
        <w:rPr>
          <w:rFonts w:ascii="Arial" w:hAnsi="Arial" w:cs="Arial"/>
          <w:lang w:val="en-US"/>
        </w:rPr>
        <w:t>Power BI</w:t>
      </w:r>
      <w:r w:rsidR="00EF78F6">
        <w:rPr>
          <w:rFonts w:ascii="Arial" w:hAnsi="Arial" w:cs="Arial"/>
          <w:lang w:val="en-US"/>
        </w:rPr>
        <w:t xml:space="preserve"> dashboard to the websites and other external software. It makes the integration between the </w:t>
      </w:r>
      <w:r w:rsidR="00612ACC">
        <w:rPr>
          <w:rFonts w:ascii="Arial" w:hAnsi="Arial" w:cs="Arial"/>
          <w:lang w:val="en-US"/>
        </w:rPr>
        <w:t>Power BI</w:t>
      </w:r>
      <w:r w:rsidR="00EF78F6">
        <w:rPr>
          <w:rFonts w:ascii="Arial" w:hAnsi="Arial" w:cs="Arial"/>
          <w:lang w:val="en-US"/>
        </w:rPr>
        <w:t xml:space="preserve"> and other platform not in a convenient way. One of the solutions </w:t>
      </w:r>
      <w:r w:rsidR="0093147C">
        <w:rPr>
          <w:rFonts w:ascii="Arial" w:hAnsi="Arial" w:cs="Arial"/>
          <w:lang w:val="en-US"/>
        </w:rPr>
        <w:t>is that the</w:t>
      </w:r>
      <w:r w:rsidR="00EF78F6">
        <w:rPr>
          <w:rFonts w:ascii="Arial" w:hAnsi="Arial" w:cs="Arial"/>
          <w:lang w:val="en-US"/>
        </w:rPr>
        <w:t xml:space="preserve"> Control Room platform should be at least able to open and interpret the </w:t>
      </w:r>
      <w:r w:rsidR="00612ACC">
        <w:rPr>
          <w:rFonts w:ascii="Arial" w:hAnsi="Arial" w:cs="Arial"/>
          <w:lang w:val="en-US"/>
        </w:rPr>
        <w:t>Power BI</w:t>
      </w:r>
      <w:r w:rsidR="00EF78F6">
        <w:rPr>
          <w:rFonts w:ascii="Arial" w:hAnsi="Arial" w:cs="Arial"/>
          <w:lang w:val="en-US"/>
        </w:rPr>
        <w:t xml:space="preserve"> “.</w:t>
      </w:r>
      <w:proofErr w:type="spellStart"/>
      <w:r w:rsidR="00EF78F6">
        <w:rPr>
          <w:rFonts w:ascii="Arial" w:hAnsi="Arial" w:cs="Arial"/>
          <w:lang w:val="en-US"/>
        </w:rPr>
        <w:t>pbix</w:t>
      </w:r>
      <w:proofErr w:type="spellEnd"/>
      <w:r w:rsidR="00EF78F6">
        <w:rPr>
          <w:rFonts w:ascii="Arial" w:hAnsi="Arial" w:cs="Arial"/>
          <w:lang w:val="en-US"/>
        </w:rPr>
        <w:t>” file</w:t>
      </w:r>
      <w:r w:rsidR="008A4918">
        <w:rPr>
          <w:rFonts w:ascii="Arial" w:hAnsi="Arial" w:cs="Arial"/>
          <w:lang w:val="en-US"/>
        </w:rPr>
        <w:t xml:space="preserve"> so that the construction processionals can just upload the Power BI document to their Control Room platform so that the dashboard can be integrated.</w:t>
      </w:r>
    </w:p>
    <w:p w14:paraId="4FD1FAEA" w14:textId="77777777" w:rsidR="0046093D" w:rsidRDefault="0046093D" w:rsidP="00EF78F6">
      <w:pPr>
        <w:jc w:val="both"/>
        <w:rPr>
          <w:rFonts w:ascii="Arial" w:hAnsi="Arial" w:cs="Arial"/>
          <w:lang w:val="en-US"/>
        </w:rPr>
      </w:pPr>
    </w:p>
    <w:p w14:paraId="0F2CBD76" w14:textId="77777777" w:rsidR="00361A6A" w:rsidRPr="00361A6A" w:rsidRDefault="00361A6A" w:rsidP="000F1B84">
      <w:pPr>
        <w:rPr>
          <w:i/>
          <w:iCs/>
          <w:highlight w:val="yellow"/>
          <w:lang w:val="en-US"/>
        </w:rPr>
      </w:pPr>
    </w:p>
    <w:p w14:paraId="1B185789" w14:textId="1B460B5A" w:rsidR="002B3872" w:rsidRDefault="007A259D" w:rsidP="000F72BA">
      <w:pPr>
        <w:pStyle w:val="Heading1"/>
        <w:numPr>
          <w:ilvl w:val="1"/>
          <w:numId w:val="2"/>
        </w:numPr>
        <w:ind w:left="432"/>
        <w:rPr>
          <w:rFonts w:ascii="Arial" w:hAnsi="Arial" w:cs="Arial"/>
          <w:sz w:val="22"/>
          <w:szCs w:val="22"/>
        </w:rPr>
      </w:pPr>
      <w:r>
        <w:rPr>
          <w:rFonts w:ascii="Arial" w:hAnsi="Arial" w:cs="Arial"/>
          <w:sz w:val="22"/>
          <w:szCs w:val="22"/>
        </w:rPr>
        <w:lastRenderedPageBreak/>
        <w:t>Web Viewer</w:t>
      </w:r>
    </w:p>
    <w:p w14:paraId="692B08F7" w14:textId="44D5EF38" w:rsidR="00FC6E43" w:rsidRPr="00B0586D" w:rsidRDefault="00FC6E43" w:rsidP="00FC6E43">
      <w:pPr>
        <w:pStyle w:val="Heading1"/>
        <w:numPr>
          <w:ilvl w:val="2"/>
          <w:numId w:val="2"/>
        </w:numPr>
        <w:ind w:left="504"/>
        <w:rPr>
          <w:rFonts w:ascii="Arial" w:hAnsi="Arial" w:cs="Arial"/>
          <w:sz w:val="22"/>
          <w:szCs w:val="22"/>
          <w:highlight w:val="yellow"/>
        </w:rPr>
      </w:pPr>
      <w:r w:rsidRPr="00B0586D">
        <w:rPr>
          <w:rFonts w:ascii="Arial" w:hAnsi="Arial" w:cs="Arial"/>
          <w:sz w:val="22"/>
          <w:szCs w:val="22"/>
          <w:highlight w:val="yellow"/>
        </w:rPr>
        <w:t xml:space="preserve">Description of </w:t>
      </w:r>
      <w:r w:rsidR="007A259D" w:rsidRPr="00B0586D">
        <w:rPr>
          <w:rFonts w:ascii="Arial" w:hAnsi="Arial" w:cs="Arial"/>
          <w:sz w:val="22"/>
          <w:szCs w:val="22"/>
          <w:highlight w:val="yellow"/>
        </w:rPr>
        <w:t>sensory d</w:t>
      </w:r>
      <w:r w:rsidRPr="00B0586D">
        <w:rPr>
          <w:rFonts w:ascii="Arial" w:hAnsi="Arial" w:cs="Arial"/>
          <w:sz w:val="22"/>
          <w:szCs w:val="22"/>
          <w:highlight w:val="yellow"/>
        </w:rPr>
        <w:t>ata</w:t>
      </w:r>
    </w:p>
    <w:p w14:paraId="51CA1F69" w14:textId="5730A76B" w:rsidR="00FC6E43" w:rsidRPr="00B0586D" w:rsidRDefault="00FC6E43" w:rsidP="00B0586D">
      <w:pPr>
        <w:jc w:val="both"/>
        <w:rPr>
          <w:rFonts w:ascii="Arial" w:hAnsi="Arial" w:cs="Arial"/>
          <w:highlight w:val="yellow"/>
        </w:rPr>
      </w:pPr>
      <w:r w:rsidRPr="00B0586D">
        <w:rPr>
          <w:rFonts w:ascii="Arial" w:hAnsi="Arial" w:cs="Arial"/>
          <w:highlight w:val="yellow"/>
        </w:rPr>
        <w:t xml:space="preserve">Overall, xxx data points were collected from </w:t>
      </w:r>
      <w:r w:rsidR="005F6D65" w:rsidRPr="00B0586D">
        <w:rPr>
          <w:rFonts w:ascii="Arial" w:hAnsi="Arial" w:cs="Arial"/>
          <w:highlight w:val="yellow"/>
        </w:rPr>
        <w:t>[</w:t>
      </w:r>
      <w:r w:rsidRPr="00B0586D">
        <w:rPr>
          <w:rFonts w:ascii="Arial" w:hAnsi="Arial" w:cs="Arial"/>
          <w:highlight w:val="yellow"/>
        </w:rPr>
        <w:t>date</w:t>
      </w:r>
      <w:r w:rsidR="005F6D65" w:rsidRPr="00B0586D">
        <w:rPr>
          <w:rFonts w:ascii="Arial" w:hAnsi="Arial" w:cs="Arial"/>
          <w:highlight w:val="yellow"/>
        </w:rPr>
        <w:t>]</w:t>
      </w:r>
      <w:r w:rsidRPr="00B0586D">
        <w:rPr>
          <w:rFonts w:ascii="Arial" w:hAnsi="Arial" w:cs="Arial"/>
          <w:highlight w:val="yellow"/>
        </w:rPr>
        <w:t>. The range of different parameters is tabulated as below:</w:t>
      </w:r>
    </w:p>
    <w:tbl>
      <w:tblPr>
        <w:tblStyle w:val="TableGrid"/>
        <w:tblW w:w="0" w:type="auto"/>
        <w:tblLook w:val="04A0" w:firstRow="1" w:lastRow="0" w:firstColumn="1" w:lastColumn="0" w:noHBand="0" w:noVBand="1"/>
      </w:tblPr>
      <w:tblGrid>
        <w:gridCol w:w="4508"/>
        <w:gridCol w:w="4508"/>
      </w:tblGrid>
      <w:tr w:rsidR="00E630F3" w:rsidRPr="00A616DD" w14:paraId="65D1516B" w14:textId="77777777" w:rsidTr="00E630F3">
        <w:tc>
          <w:tcPr>
            <w:tcW w:w="4508" w:type="dxa"/>
          </w:tcPr>
          <w:p w14:paraId="0BD4CB37" w14:textId="1AAE9FD6" w:rsidR="00E630F3" w:rsidRPr="00B0586D" w:rsidRDefault="00E630F3" w:rsidP="00FC6E43">
            <w:pPr>
              <w:rPr>
                <w:b/>
                <w:bCs/>
                <w:highlight w:val="yellow"/>
              </w:rPr>
            </w:pPr>
            <w:r w:rsidRPr="00B0586D">
              <w:rPr>
                <w:b/>
                <w:bCs/>
                <w:highlight w:val="yellow"/>
              </w:rPr>
              <w:t>Parameters</w:t>
            </w:r>
          </w:p>
        </w:tc>
        <w:tc>
          <w:tcPr>
            <w:tcW w:w="4508" w:type="dxa"/>
          </w:tcPr>
          <w:p w14:paraId="7D84AC42" w14:textId="673A44FF" w:rsidR="00E630F3" w:rsidRPr="00B0586D" w:rsidRDefault="00E630F3" w:rsidP="00FC6E43">
            <w:pPr>
              <w:rPr>
                <w:b/>
                <w:bCs/>
                <w:highlight w:val="yellow"/>
              </w:rPr>
            </w:pPr>
            <w:r w:rsidRPr="00B0586D">
              <w:rPr>
                <w:b/>
                <w:bCs/>
                <w:highlight w:val="yellow"/>
              </w:rPr>
              <w:t>Range</w:t>
            </w:r>
          </w:p>
        </w:tc>
      </w:tr>
      <w:tr w:rsidR="00E630F3" w:rsidRPr="00A616DD" w14:paraId="27252856" w14:textId="77777777" w:rsidTr="00E630F3">
        <w:tc>
          <w:tcPr>
            <w:tcW w:w="4508" w:type="dxa"/>
          </w:tcPr>
          <w:p w14:paraId="2A2D5003" w14:textId="3B0B9923" w:rsidR="00E630F3" w:rsidRPr="00B0586D" w:rsidRDefault="00E630F3" w:rsidP="00FC6E43">
            <w:pPr>
              <w:rPr>
                <w:highlight w:val="yellow"/>
              </w:rPr>
            </w:pPr>
            <w:r w:rsidRPr="00B0586D">
              <w:rPr>
                <w:highlight w:val="yellow"/>
              </w:rPr>
              <w:t>Temperature</w:t>
            </w:r>
          </w:p>
        </w:tc>
        <w:tc>
          <w:tcPr>
            <w:tcW w:w="4508" w:type="dxa"/>
          </w:tcPr>
          <w:p w14:paraId="27634A46" w14:textId="77777777" w:rsidR="00E630F3" w:rsidRPr="00B0586D" w:rsidRDefault="00E630F3" w:rsidP="00FC6E43">
            <w:pPr>
              <w:rPr>
                <w:highlight w:val="yellow"/>
              </w:rPr>
            </w:pPr>
          </w:p>
        </w:tc>
      </w:tr>
      <w:tr w:rsidR="00E630F3" w:rsidRPr="00A616DD" w14:paraId="35257420" w14:textId="77777777" w:rsidTr="00E630F3">
        <w:tc>
          <w:tcPr>
            <w:tcW w:w="4508" w:type="dxa"/>
          </w:tcPr>
          <w:p w14:paraId="57893AF7" w14:textId="05636E86" w:rsidR="00E630F3" w:rsidRPr="00B0586D" w:rsidRDefault="00E630F3" w:rsidP="00FC6E43">
            <w:pPr>
              <w:rPr>
                <w:highlight w:val="yellow"/>
              </w:rPr>
            </w:pPr>
            <w:r w:rsidRPr="00B0586D">
              <w:rPr>
                <w:highlight w:val="yellow"/>
              </w:rPr>
              <w:t>Humidity</w:t>
            </w:r>
          </w:p>
        </w:tc>
        <w:tc>
          <w:tcPr>
            <w:tcW w:w="4508" w:type="dxa"/>
          </w:tcPr>
          <w:p w14:paraId="46A7F9C2" w14:textId="77777777" w:rsidR="00E630F3" w:rsidRPr="00B0586D" w:rsidRDefault="00E630F3" w:rsidP="00FC6E43">
            <w:pPr>
              <w:rPr>
                <w:highlight w:val="yellow"/>
              </w:rPr>
            </w:pPr>
          </w:p>
        </w:tc>
      </w:tr>
      <w:tr w:rsidR="00E630F3" w:rsidRPr="00A616DD" w14:paraId="51850D13" w14:textId="77777777" w:rsidTr="00E630F3">
        <w:tc>
          <w:tcPr>
            <w:tcW w:w="4508" w:type="dxa"/>
          </w:tcPr>
          <w:p w14:paraId="78E4B1A2" w14:textId="265B2A77" w:rsidR="00E630F3" w:rsidRPr="00B0586D" w:rsidRDefault="00E630F3" w:rsidP="00FC6E43">
            <w:pPr>
              <w:rPr>
                <w:highlight w:val="yellow"/>
              </w:rPr>
            </w:pPr>
            <w:r w:rsidRPr="00B0586D">
              <w:rPr>
                <w:highlight w:val="yellow"/>
              </w:rPr>
              <w:t>CO2</w:t>
            </w:r>
          </w:p>
        </w:tc>
        <w:tc>
          <w:tcPr>
            <w:tcW w:w="4508" w:type="dxa"/>
          </w:tcPr>
          <w:p w14:paraId="787F9506" w14:textId="77777777" w:rsidR="00E630F3" w:rsidRPr="00B0586D" w:rsidRDefault="00E630F3" w:rsidP="00FC6E43">
            <w:pPr>
              <w:rPr>
                <w:highlight w:val="yellow"/>
              </w:rPr>
            </w:pPr>
          </w:p>
        </w:tc>
      </w:tr>
      <w:tr w:rsidR="00E630F3" w:rsidRPr="00A616DD" w14:paraId="723F29F6" w14:textId="77777777" w:rsidTr="00E630F3">
        <w:tc>
          <w:tcPr>
            <w:tcW w:w="4508" w:type="dxa"/>
          </w:tcPr>
          <w:p w14:paraId="78538284" w14:textId="4EAD2611" w:rsidR="00E630F3" w:rsidRPr="00B0586D" w:rsidRDefault="00E630F3" w:rsidP="00FC6E43">
            <w:pPr>
              <w:rPr>
                <w:highlight w:val="yellow"/>
              </w:rPr>
            </w:pPr>
            <w:r w:rsidRPr="00B0586D">
              <w:rPr>
                <w:highlight w:val="yellow"/>
              </w:rPr>
              <w:t>PM2.5</w:t>
            </w:r>
          </w:p>
        </w:tc>
        <w:tc>
          <w:tcPr>
            <w:tcW w:w="4508" w:type="dxa"/>
          </w:tcPr>
          <w:p w14:paraId="36C30262" w14:textId="77777777" w:rsidR="00E630F3" w:rsidRPr="00B0586D" w:rsidRDefault="00E630F3" w:rsidP="00FC6E43">
            <w:pPr>
              <w:rPr>
                <w:highlight w:val="yellow"/>
              </w:rPr>
            </w:pPr>
          </w:p>
        </w:tc>
      </w:tr>
    </w:tbl>
    <w:p w14:paraId="42963905" w14:textId="0DF803F9" w:rsidR="00EE4E06" w:rsidRPr="00B0586D" w:rsidRDefault="00EE4E06" w:rsidP="00EE4E06">
      <w:pPr>
        <w:pStyle w:val="Heading1"/>
        <w:numPr>
          <w:ilvl w:val="2"/>
          <w:numId w:val="2"/>
        </w:numPr>
        <w:ind w:left="504"/>
        <w:rPr>
          <w:rFonts w:ascii="Arial" w:hAnsi="Arial" w:cs="Arial"/>
          <w:sz w:val="22"/>
          <w:szCs w:val="22"/>
          <w:highlight w:val="yellow"/>
        </w:rPr>
      </w:pPr>
      <w:r w:rsidRPr="00B0586D">
        <w:rPr>
          <w:rFonts w:ascii="Arial" w:hAnsi="Arial" w:cs="Arial"/>
          <w:sz w:val="22"/>
          <w:szCs w:val="22"/>
          <w:highlight w:val="yellow"/>
        </w:rPr>
        <w:t>Visualisation of sensory data</w:t>
      </w:r>
    </w:p>
    <w:p w14:paraId="52FA86A3" w14:textId="002C8419" w:rsidR="00E372F7" w:rsidRPr="00B0586D" w:rsidRDefault="007A259D" w:rsidP="00E372F7">
      <w:pPr>
        <w:jc w:val="both"/>
        <w:rPr>
          <w:rFonts w:ascii="Arial" w:hAnsi="Arial" w:cs="Arial"/>
          <w:highlight w:val="yellow"/>
        </w:rPr>
      </w:pPr>
      <w:r w:rsidRPr="00B0586D">
        <w:rPr>
          <w:rFonts w:ascii="Arial" w:hAnsi="Arial" w:cs="Arial"/>
          <w:highlight w:val="yellow"/>
        </w:rPr>
        <w:t xml:space="preserve">As the </w:t>
      </w:r>
      <w:r w:rsidR="00E372F7" w:rsidRPr="00B0586D">
        <w:rPr>
          <w:rFonts w:ascii="Arial" w:hAnsi="Arial" w:cs="Arial"/>
          <w:highlight w:val="yellow"/>
        </w:rPr>
        <w:t xml:space="preserve">forge </w:t>
      </w:r>
      <w:r w:rsidR="00494F25" w:rsidRPr="00B0586D">
        <w:rPr>
          <w:rFonts w:ascii="Arial" w:hAnsi="Arial" w:cs="Arial"/>
          <w:highlight w:val="yellow"/>
        </w:rPr>
        <w:t>API</w:t>
      </w:r>
      <w:r w:rsidR="00E372F7" w:rsidRPr="00B0586D">
        <w:rPr>
          <w:rFonts w:ascii="Arial" w:hAnsi="Arial" w:cs="Arial"/>
          <w:highlight w:val="yellow"/>
        </w:rPr>
        <w:t xml:space="preserve"> is not very user friendly and not so many documentations available on the internet, </w:t>
      </w:r>
      <w:r w:rsidRPr="00B0586D">
        <w:rPr>
          <w:rFonts w:ascii="Arial" w:hAnsi="Arial" w:cs="Arial"/>
          <w:highlight w:val="yellow"/>
        </w:rPr>
        <w:t>the web</w:t>
      </w:r>
      <w:r w:rsidR="00E372F7" w:rsidRPr="00B0586D">
        <w:rPr>
          <w:rFonts w:ascii="Arial" w:hAnsi="Arial" w:cs="Arial"/>
          <w:highlight w:val="yellow"/>
        </w:rPr>
        <w:t xml:space="preserve"> viewer</w:t>
      </w:r>
      <w:r w:rsidRPr="00B0586D">
        <w:rPr>
          <w:rFonts w:ascii="Arial" w:hAnsi="Arial" w:cs="Arial"/>
          <w:highlight w:val="yellow"/>
        </w:rPr>
        <w:t xml:space="preserve"> is not a </w:t>
      </w:r>
      <w:r w:rsidR="00E372F7" w:rsidRPr="00B0586D">
        <w:rPr>
          <w:rFonts w:ascii="Arial" w:hAnsi="Arial" w:cs="Arial"/>
          <w:highlight w:val="yellow"/>
        </w:rPr>
        <w:t xml:space="preserve">completely </w:t>
      </w:r>
      <w:r w:rsidRPr="00B0586D">
        <w:rPr>
          <w:rFonts w:ascii="Arial" w:hAnsi="Arial" w:cs="Arial"/>
          <w:highlight w:val="yellow"/>
        </w:rPr>
        <w:t>ﬁnished product,</w:t>
      </w:r>
      <w:r w:rsidR="00E372F7" w:rsidRPr="00B0586D">
        <w:rPr>
          <w:rFonts w:ascii="Arial" w:hAnsi="Arial" w:cs="Arial"/>
          <w:highlight w:val="yellow"/>
        </w:rPr>
        <w:t xml:space="preserve"> </w:t>
      </w:r>
      <w:r w:rsidRPr="00B0586D">
        <w:rPr>
          <w:rFonts w:ascii="Arial" w:hAnsi="Arial" w:cs="Arial"/>
          <w:highlight w:val="yellow"/>
        </w:rPr>
        <w:t xml:space="preserve">but it shows the </w:t>
      </w:r>
      <w:r w:rsidR="00922414" w:rsidRPr="00B0586D">
        <w:rPr>
          <w:rFonts w:ascii="Arial" w:hAnsi="Arial" w:cs="Arial"/>
          <w:highlight w:val="yellow"/>
        </w:rPr>
        <w:t xml:space="preserve">majority of the functions </w:t>
      </w:r>
      <w:r w:rsidRPr="00B0586D">
        <w:rPr>
          <w:rFonts w:ascii="Arial" w:hAnsi="Arial" w:cs="Arial"/>
          <w:highlight w:val="yellow"/>
        </w:rPr>
        <w:t xml:space="preserve">it could have. </w:t>
      </w:r>
    </w:p>
    <w:p w14:paraId="4C12EA76" w14:textId="3941FBFB" w:rsidR="00E372F7" w:rsidRPr="00B0586D" w:rsidRDefault="00E372F7" w:rsidP="00E372F7">
      <w:pPr>
        <w:jc w:val="both"/>
        <w:rPr>
          <w:rFonts w:ascii="Arial" w:hAnsi="Arial" w:cs="Arial"/>
          <w:highlight w:val="yellow"/>
        </w:rPr>
      </w:pPr>
      <w:r w:rsidRPr="00B0586D">
        <w:rPr>
          <w:rFonts w:ascii="Arial" w:hAnsi="Arial" w:cs="Arial"/>
          <w:highlight w:val="yellow"/>
        </w:rPr>
        <w:t>The web viewer</w:t>
      </w:r>
      <w:r w:rsidR="007A259D" w:rsidRPr="00B0586D">
        <w:rPr>
          <w:rFonts w:ascii="Arial" w:hAnsi="Arial" w:cs="Arial"/>
          <w:highlight w:val="yellow"/>
        </w:rPr>
        <w:t xml:space="preserve"> </w:t>
      </w:r>
      <w:r w:rsidRPr="00B0586D">
        <w:rPr>
          <w:rFonts w:ascii="Arial" w:hAnsi="Arial" w:cs="Arial"/>
          <w:highlight w:val="yellow"/>
        </w:rPr>
        <w:t>is as shown on the below figure</w:t>
      </w:r>
      <w:r w:rsidR="007A259D" w:rsidRPr="00B0586D">
        <w:rPr>
          <w:rFonts w:ascii="Arial" w:hAnsi="Arial" w:cs="Arial"/>
          <w:highlight w:val="yellow"/>
        </w:rPr>
        <w:t xml:space="preserve">. </w:t>
      </w:r>
      <w:r w:rsidR="00050F7C" w:rsidRPr="00B0586D">
        <w:rPr>
          <w:rFonts w:ascii="Arial" w:hAnsi="Arial" w:cs="Arial"/>
          <w:highlight w:val="yellow"/>
        </w:rPr>
        <w:t xml:space="preserve">There is a toolbar below the 3D model for the users to navigate the model such as rotating the model or dragging for translation of model data. Besides, there is a property panel so that the user can find out the </w:t>
      </w:r>
      <w:r w:rsidR="00F867A3" w:rsidRPr="00B0586D">
        <w:rPr>
          <w:rFonts w:ascii="Arial" w:hAnsi="Arial" w:cs="Arial"/>
          <w:highlight w:val="yellow"/>
        </w:rPr>
        <w:t xml:space="preserve">property </w:t>
      </w:r>
      <w:r w:rsidR="00050F7C" w:rsidRPr="00B0586D">
        <w:rPr>
          <w:rFonts w:ascii="Arial" w:hAnsi="Arial" w:cs="Arial"/>
          <w:highlight w:val="yellow"/>
        </w:rPr>
        <w:t>information for each of the elements inside the model.</w:t>
      </w:r>
      <w:r w:rsidR="00F867A3" w:rsidRPr="00B0586D">
        <w:rPr>
          <w:rFonts w:ascii="Arial" w:hAnsi="Arial" w:cs="Arial"/>
          <w:highlight w:val="yellow"/>
        </w:rPr>
        <w:t xml:space="preserve"> For example, ……</w:t>
      </w:r>
    </w:p>
    <w:p w14:paraId="31F81555" w14:textId="1489A5BD" w:rsidR="00DF6D9D" w:rsidRPr="00B0586D" w:rsidRDefault="00DF6D9D" w:rsidP="00A92DB3">
      <w:pPr>
        <w:jc w:val="both"/>
        <w:rPr>
          <w:rFonts w:ascii="Arial" w:hAnsi="Arial" w:cs="Arial"/>
          <w:highlight w:val="yellow"/>
        </w:rPr>
      </w:pPr>
      <w:r>
        <w:rPr>
          <w:rFonts w:ascii="Arial" w:hAnsi="Arial" w:cs="Arial"/>
          <w:noProof/>
          <w:highlight w:val="yellow"/>
        </w:rPr>
        <w:drawing>
          <wp:inline distT="0" distB="0" distL="0" distR="0" wp14:anchorId="50894213" wp14:editId="362DF9A5">
            <wp:extent cx="5721985" cy="31102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1985" cy="3110230"/>
                    </a:xfrm>
                    <a:prstGeom prst="rect">
                      <a:avLst/>
                    </a:prstGeom>
                    <a:noFill/>
                    <a:ln>
                      <a:noFill/>
                    </a:ln>
                  </pic:spPr>
                </pic:pic>
              </a:graphicData>
            </a:graphic>
          </wp:inline>
        </w:drawing>
      </w:r>
    </w:p>
    <w:p w14:paraId="27C677E2" w14:textId="7E9006D3" w:rsidR="00EE4E06" w:rsidRPr="00B0586D" w:rsidRDefault="005F6D65" w:rsidP="00A92DB3">
      <w:pPr>
        <w:jc w:val="both"/>
        <w:rPr>
          <w:rFonts w:ascii="Arial" w:hAnsi="Arial" w:cs="Arial"/>
          <w:highlight w:val="yellow"/>
        </w:rPr>
      </w:pPr>
      <w:r w:rsidRPr="00B0586D">
        <w:rPr>
          <w:rFonts w:ascii="Arial" w:hAnsi="Arial" w:cs="Arial"/>
          <w:highlight w:val="yellow"/>
        </w:rPr>
        <w:t>Besides, t</w:t>
      </w:r>
      <w:r w:rsidR="002B3872" w:rsidRPr="00B0586D">
        <w:rPr>
          <w:rFonts w:ascii="Arial" w:hAnsi="Arial" w:cs="Arial"/>
          <w:highlight w:val="yellow"/>
        </w:rPr>
        <w:t xml:space="preserve">he </w:t>
      </w:r>
      <w:r w:rsidRPr="00B0586D">
        <w:rPr>
          <w:rFonts w:ascii="Arial" w:hAnsi="Arial" w:cs="Arial"/>
          <w:highlight w:val="yellow"/>
        </w:rPr>
        <w:t xml:space="preserve">sensor data such as </w:t>
      </w:r>
      <w:r w:rsidR="00186D64" w:rsidRPr="00B0586D">
        <w:rPr>
          <w:rFonts w:ascii="Arial" w:hAnsi="Arial" w:cs="Arial"/>
          <w:highlight w:val="yellow"/>
        </w:rPr>
        <w:t>humidity</w:t>
      </w:r>
      <w:r w:rsidR="002B3872" w:rsidRPr="00B0586D">
        <w:rPr>
          <w:rFonts w:ascii="Arial" w:hAnsi="Arial" w:cs="Arial"/>
          <w:highlight w:val="yellow"/>
        </w:rPr>
        <w:t>/temperature/</w:t>
      </w:r>
      <w:r w:rsidR="00186D64" w:rsidRPr="00B0586D">
        <w:rPr>
          <w:rFonts w:ascii="Arial" w:hAnsi="Arial" w:cs="Arial"/>
          <w:highlight w:val="yellow"/>
        </w:rPr>
        <w:t>Concentration of CO2, PM2.5</w:t>
      </w:r>
      <w:r w:rsidR="002B3872" w:rsidRPr="00B0586D">
        <w:rPr>
          <w:rFonts w:ascii="Arial" w:hAnsi="Arial" w:cs="Arial"/>
          <w:highlight w:val="yellow"/>
        </w:rPr>
        <w:t xml:space="preserve"> of indoor element is visualised </w:t>
      </w:r>
      <w:r w:rsidRPr="00B0586D">
        <w:rPr>
          <w:rFonts w:ascii="Arial" w:hAnsi="Arial" w:cs="Arial"/>
          <w:highlight w:val="yellow"/>
        </w:rPr>
        <w:t xml:space="preserve">with the JavaScript library Chart.js/d3. </w:t>
      </w:r>
      <w:r w:rsidR="002B3872" w:rsidRPr="00B0586D">
        <w:rPr>
          <w:rFonts w:ascii="Arial" w:hAnsi="Arial" w:cs="Arial"/>
          <w:highlight w:val="yellow"/>
        </w:rPr>
        <w:t>It can dynamically display sensor readings with the</w:t>
      </w:r>
      <w:r w:rsidRPr="00B0586D">
        <w:rPr>
          <w:rFonts w:ascii="Arial" w:hAnsi="Arial" w:cs="Arial"/>
          <w:highlight w:val="yellow"/>
        </w:rPr>
        <w:t xml:space="preserve"> </w:t>
      </w:r>
      <w:r w:rsidR="002B3872" w:rsidRPr="00B0586D">
        <w:rPr>
          <w:rFonts w:ascii="Arial" w:hAnsi="Arial" w:cs="Arial"/>
          <w:highlight w:val="yellow"/>
        </w:rPr>
        <w:t xml:space="preserve">changing frequency of </w:t>
      </w:r>
      <w:r w:rsidRPr="00B0586D">
        <w:rPr>
          <w:rFonts w:ascii="Arial" w:hAnsi="Arial" w:cs="Arial"/>
          <w:highlight w:val="yellow"/>
        </w:rPr>
        <w:t xml:space="preserve">10 </w:t>
      </w:r>
      <w:r w:rsidR="002B3872" w:rsidRPr="00B0586D">
        <w:rPr>
          <w:rFonts w:ascii="Arial" w:hAnsi="Arial" w:cs="Arial"/>
          <w:highlight w:val="yellow"/>
        </w:rPr>
        <w:t xml:space="preserve">seconds. </w:t>
      </w:r>
    </w:p>
    <w:p w14:paraId="607B8F14" w14:textId="3000915C" w:rsidR="00B867C5" w:rsidRDefault="00B867C5" w:rsidP="00A92DB3">
      <w:pPr>
        <w:jc w:val="both"/>
        <w:rPr>
          <w:rFonts w:ascii="Arial" w:hAnsi="Arial" w:cs="Arial"/>
        </w:rPr>
      </w:pPr>
      <w:r w:rsidRPr="00A616DD">
        <w:rPr>
          <w:rFonts w:ascii="Arial" w:hAnsi="Arial" w:cs="Arial"/>
          <w:highlight w:val="yellow"/>
        </w:rPr>
        <w:t>(chart)</w:t>
      </w:r>
    </w:p>
    <w:p w14:paraId="733F3EA9" w14:textId="1F72EA6F" w:rsidR="005F6D65" w:rsidRPr="00F32A0F" w:rsidRDefault="005F6D65" w:rsidP="005F6D65">
      <w:pPr>
        <w:pStyle w:val="Heading1"/>
        <w:numPr>
          <w:ilvl w:val="2"/>
          <w:numId w:val="2"/>
        </w:numPr>
        <w:ind w:left="504"/>
      </w:pPr>
      <w:r w:rsidRPr="00F32A0F">
        <w:rPr>
          <w:rFonts w:ascii="Arial" w:hAnsi="Arial" w:cs="Arial"/>
          <w:sz w:val="22"/>
          <w:szCs w:val="22"/>
        </w:rPr>
        <w:t>Functionality</w:t>
      </w:r>
      <w:r w:rsidR="00E372F7">
        <w:rPr>
          <w:rFonts w:ascii="Arial" w:hAnsi="Arial" w:cs="Arial"/>
          <w:sz w:val="22"/>
          <w:szCs w:val="22"/>
        </w:rPr>
        <w:t xml:space="preserve"> for Construction Professionals</w:t>
      </w:r>
    </w:p>
    <w:p w14:paraId="7C87D633" w14:textId="2AC66BE1" w:rsidR="00CC2994" w:rsidRPr="00DD57FF" w:rsidRDefault="00CC2994" w:rsidP="0022169B">
      <w:pPr>
        <w:jc w:val="both"/>
        <w:rPr>
          <w:rFonts w:ascii="Arial" w:hAnsi="Arial" w:cs="Arial"/>
        </w:rPr>
      </w:pPr>
      <w:r w:rsidRPr="00DD57FF">
        <w:rPr>
          <w:rFonts w:ascii="Arial" w:hAnsi="Arial" w:cs="Arial"/>
          <w:highlight w:val="yellow"/>
        </w:rPr>
        <w:t xml:space="preserve">To test whether the working condition is safe </w:t>
      </w:r>
      <w:r w:rsidR="000C0287">
        <w:rPr>
          <w:rFonts w:ascii="Arial" w:hAnsi="Arial" w:cs="Arial"/>
          <w:highlight w:val="yellow"/>
        </w:rPr>
        <w:t xml:space="preserve">and healthy </w:t>
      </w:r>
      <w:r w:rsidRPr="00DD57FF">
        <w:rPr>
          <w:rFonts w:ascii="Arial" w:hAnsi="Arial" w:cs="Arial"/>
          <w:highlight w:val="yellow"/>
        </w:rPr>
        <w:t>for the workers.</w:t>
      </w:r>
    </w:p>
    <w:p w14:paraId="6832CCAE" w14:textId="7FE3181B" w:rsidR="00D75EF3" w:rsidRPr="00946F38" w:rsidRDefault="00D75EF3" w:rsidP="00D75EF3">
      <w:pPr>
        <w:pStyle w:val="Heading1"/>
        <w:numPr>
          <w:ilvl w:val="2"/>
          <w:numId w:val="2"/>
        </w:numPr>
        <w:ind w:left="504"/>
        <w:rPr>
          <w:rFonts w:ascii="Arial" w:hAnsi="Arial" w:cs="Arial"/>
          <w:sz w:val="22"/>
          <w:szCs w:val="22"/>
        </w:rPr>
      </w:pPr>
      <w:r w:rsidRPr="00946F38">
        <w:rPr>
          <w:rFonts w:ascii="Arial" w:hAnsi="Arial" w:cs="Arial"/>
          <w:sz w:val="22"/>
          <w:szCs w:val="22"/>
        </w:rPr>
        <w:t>Drawbacks</w:t>
      </w:r>
      <w:r w:rsidRPr="00946F38">
        <w:rPr>
          <w:rFonts w:ascii="Arial" w:hAnsi="Arial" w:cs="Arial"/>
          <w:sz w:val="22"/>
          <w:szCs w:val="22"/>
        </w:rPr>
        <w:tab/>
      </w:r>
    </w:p>
    <w:p w14:paraId="12E27542" w14:textId="4578E4DD" w:rsidR="00632D59" w:rsidRDefault="00F32A0F" w:rsidP="00F32A0F">
      <w:pPr>
        <w:jc w:val="both"/>
        <w:rPr>
          <w:rFonts w:ascii="Arial" w:hAnsi="Arial" w:cs="Arial"/>
        </w:rPr>
      </w:pPr>
      <w:r w:rsidRPr="00CD17F9">
        <w:rPr>
          <w:rFonts w:ascii="Arial" w:hAnsi="Arial" w:cs="Arial"/>
        </w:rPr>
        <w:t xml:space="preserve">The forge API is not easy for the beginners to use. Although Autodesk can already provide different documentation on the internet, it is highly </w:t>
      </w:r>
      <w:r w:rsidR="00632D59">
        <w:rPr>
          <w:rFonts w:ascii="Arial" w:hAnsi="Arial" w:cs="Arial"/>
        </w:rPr>
        <w:t>fragmented</w:t>
      </w:r>
      <w:r w:rsidRPr="00CD17F9">
        <w:rPr>
          <w:rFonts w:ascii="Arial" w:hAnsi="Arial" w:cs="Arial"/>
        </w:rPr>
        <w:t xml:space="preserve"> and not easy to </w:t>
      </w:r>
      <w:r w:rsidR="00632D59">
        <w:rPr>
          <w:rFonts w:ascii="Arial" w:hAnsi="Arial" w:cs="Arial"/>
        </w:rPr>
        <w:t>start with</w:t>
      </w:r>
      <w:r w:rsidRPr="00CD17F9">
        <w:rPr>
          <w:rFonts w:ascii="Arial" w:hAnsi="Arial" w:cs="Arial"/>
        </w:rPr>
        <w:t xml:space="preserve">. </w:t>
      </w:r>
      <w:r w:rsidR="00632D59">
        <w:rPr>
          <w:rFonts w:ascii="Arial" w:hAnsi="Arial" w:cs="Arial"/>
        </w:rPr>
        <w:t xml:space="preserve">Also, </w:t>
      </w:r>
      <w:r w:rsidR="00632D59">
        <w:rPr>
          <w:rFonts w:ascii="Arial" w:hAnsi="Arial" w:cs="Arial"/>
        </w:rPr>
        <w:lastRenderedPageBreak/>
        <w:t xml:space="preserve">some of the coding </w:t>
      </w:r>
      <w:r w:rsidR="00936F84">
        <w:rPr>
          <w:rFonts w:ascii="Arial" w:hAnsi="Arial" w:cs="Arial"/>
        </w:rPr>
        <w:t>document to modify the content of the viewer application</w:t>
      </w:r>
      <w:r w:rsidR="00632D59">
        <w:rPr>
          <w:rFonts w:ascii="Arial" w:hAnsi="Arial" w:cs="Arial"/>
        </w:rPr>
        <w:t xml:space="preserve"> suggested from documentation which is only for the old version of the viewer application. For example, the author wants to customise the </w:t>
      </w:r>
      <w:r w:rsidR="0022169B">
        <w:rPr>
          <w:rFonts w:ascii="Arial" w:hAnsi="Arial" w:cs="Arial"/>
        </w:rPr>
        <w:t>property</w:t>
      </w:r>
      <w:r w:rsidR="00632D59">
        <w:rPr>
          <w:rFonts w:ascii="Arial" w:hAnsi="Arial" w:cs="Arial"/>
        </w:rPr>
        <w:t xml:space="preserve"> panel of the viewer application to add customised content such as the sensory data but it is not successful.</w:t>
      </w:r>
    </w:p>
    <w:p w14:paraId="6C6AC207" w14:textId="6F0CB790" w:rsidR="00F32A0F" w:rsidRPr="00CD17F9" w:rsidRDefault="00632D59" w:rsidP="00F32A0F">
      <w:pPr>
        <w:jc w:val="both"/>
        <w:rPr>
          <w:rFonts w:ascii="Arial" w:hAnsi="Arial" w:cs="Arial"/>
        </w:rPr>
      </w:pPr>
      <w:r>
        <w:rPr>
          <w:rFonts w:ascii="Arial" w:hAnsi="Arial" w:cs="Arial"/>
        </w:rPr>
        <w:t>Regarding to this issue</w:t>
      </w:r>
      <w:r w:rsidR="00F32A0F" w:rsidRPr="00CD17F9">
        <w:rPr>
          <w:rFonts w:ascii="Arial" w:hAnsi="Arial" w:cs="Arial"/>
        </w:rPr>
        <w:t xml:space="preserve">, a visual programming interface </w:t>
      </w:r>
      <w:r w:rsidR="0022169B">
        <w:rPr>
          <w:rFonts w:ascii="Arial" w:hAnsi="Arial" w:cs="Arial"/>
        </w:rPr>
        <w:t>is suggested</w:t>
      </w:r>
      <w:r w:rsidR="00F32A0F" w:rsidRPr="00CD17F9">
        <w:rPr>
          <w:rFonts w:ascii="Arial" w:hAnsi="Arial" w:cs="Arial"/>
        </w:rPr>
        <w:t xml:space="preserve"> so that the user can make use of this API to link the data or get data from other external application easily. </w:t>
      </w:r>
      <w:r w:rsidR="006806DB" w:rsidRPr="00CD17F9">
        <w:rPr>
          <w:rFonts w:ascii="Arial" w:hAnsi="Arial" w:cs="Arial"/>
        </w:rPr>
        <w:t>The Author originally want to integrate the sensory data into the digital model for visualisation, however, it is very difficult to carry out this task and very less documentation to explain how to do it. As a result, the author use</w:t>
      </w:r>
      <w:r w:rsidR="00000C07">
        <w:rPr>
          <w:rFonts w:ascii="Arial" w:hAnsi="Arial" w:cs="Arial"/>
        </w:rPr>
        <w:t>d</w:t>
      </w:r>
      <w:r w:rsidR="006806DB" w:rsidRPr="00CD17F9">
        <w:rPr>
          <w:rFonts w:ascii="Arial" w:hAnsi="Arial" w:cs="Arial"/>
        </w:rPr>
        <w:t xml:space="preserve"> external library to </w:t>
      </w:r>
      <w:r w:rsidR="00254D56" w:rsidRPr="00CD17F9">
        <w:rPr>
          <w:rFonts w:ascii="Arial" w:hAnsi="Arial" w:cs="Arial"/>
        </w:rPr>
        <w:t xml:space="preserve">visualise the sensory data. As capturing data by IoT device is becoming much popular, the Control Room platform should provide an easier way to integrate both the sensory data with the model data for visualisation.   </w:t>
      </w:r>
    </w:p>
    <w:p w14:paraId="6442AF9D" w14:textId="4CA37A2E" w:rsidR="009D75CD" w:rsidRPr="00C356C8" w:rsidRDefault="00A64D3E" w:rsidP="00D75EF3">
      <w:pPr>
        <w:rPr>
          <w:rFonts w:ascii="Arial" w:hAnsi="Arial" w:cs="Arial"/>
        </w:rPr>
      </w:pPr>
      <w:r>
        <w:rPr>
          <w:rFonts w:asciiTheme="majorHAnsi" w:eastAsiaTheme="majorEastAsia" w:hAnsiTheme="majorHAnsi" w:cstheme="majorBidi"/>
          <w:b/>
          <w:bCs/>
          <w:color w:val="2F5496" w:themeColor="accent1" w:themeShade="BF"/>
          <w:sz w:val="32"/>
          <w:szCs w:val="32"/>
        </w:rPr>
        <w:br w:type="page"/>
      </w:r>
    </w:p>
    <w:p w14:paraId="073629EB" w14:textId="0375EAAC" w:rsidR="00672041" w:rsidRPr="00B0586D" w:rsidRDefault="00672041" w:rsidP="00D75EF3">
      <w:pPr>
        <w:pStyle w:val="Heading1"/>
        <w:numPr>
          <w:ilvl w:val="0"/>
          <w:numId w:val="2"/>
        </w:numPr>
        <w:rPr>
          <w:rFonts w:ascii="Arial" w:hAnsi="Arial" w:cs="Arial"/>
          <w:highlight w:val="yellow"/>
        </w:rPr>
      </w:pPr>
      <w:r w:rsidRPr="00B0586D">
        <w:rPr>
          <w:rFonts w:ascii="Arial" w:hAnsi="Arial" w:cs="Arial"/>
          <w:highlight w:val="yellow"/>
        </w:rPr>
        <w:lastRenderedPageBreak/>
        <w:t>Limitation</w:t>
      </w:r>
      <w:r w:rsidR="008D1A21" w:rsidRPr="00B0586D">
        <w:rPr>
          <w:rFonts w:ascii="Arial" w:hAnsi="Arial" w:cs="Arial"/>
          <w:highlight w:val="yellow"/>
        </w:rPr>
        <w:t xml:space="preserve"> (500)</w:t>
      </w:r>
    </w:p>
    <w:p w14:paraId="3700CD48" w14:textId="0A8256AA" w:rsidR="006B5635" w:rsidRDefault="006B5635" w:rsidP="00672041">
      <w:pPr>
        <w:jc w:val="both"/>
        <w:rPr>
          <w:rFonts w:ascii="Arial" w:hAnsi="Arial" w:cs="Arial"/>
        </w:rPr>
      </w:pPr>
      <w:r>
        <w:rPr>
          <w:rFonts w:ascii="Arial" w:hAnsi="Arial" w:cs="Arial"/>
        </w:rPr>
        <w:t>Although this study shows the ability of how</w:t>
      </w:r>
      <w:r w:rsidR="00672041" w:rsidRPr="00672041">
        <w:rPr>
          <w:rFonts w:ascii="Arial" w:hAnsi="Arial" w:cs="Arial"/>
        </w:rPr>
        <w:t xml:space="preserve"> the overall </w:t>
      </w:r>
      <w:r>
        <w:rPr>
          <w:rFonts w:ascii="Arial" w:hAnsi="Arial" w:cs="Arial"/>
        </w:rPr>
        <w:t xml:space="preserve">Control Room </w:t>
      </w:r>
      <w:r w:rsidR="00672041" w:rsidRPr="00672041">
        <w:rPr>
          <w:rFonts w:ascii="Arial" w:hAnsi="Arial" w:cs="Arial"/>
        </w:rPr>
        <w:t>system</w:t>
      </w:r>
      <w:r>
        <w:rPr>
          <w:rFonts w:ascii="Arial" w:hAnsi="Arial" w:cs="Arial"/>
        </w:rPr>
        <w:t xml:space="preserve"> to improve the project delivery</w:t>
      </w:r>
      <w:r w:rsidR="00672041" w:rsidRPr="00672041">
        <w:rPr>
          <w:rFonts w:ascii="Arial" w:hAnsi="Arial" w:cs="Arial"/>
        </w:rPr>
        <w:t>, the</w:t>
      </w:r>
      <w:r>
        <w:rPr>
          <w:rFonts w:ascii="Arial" w:hAnsi="Arial" w:cs="Arial"/>
        </w:rPr>
        <w:t>re was some limitation for this</w:t>
      </w:r>
      <w:r w:rsidR="00672041" w:rsidRPr="00672041">
        <w:rPr>
          <w:rFonts w:ascii="Arial" w:hAnsi="Arial" w:cs="Arial"/>
        </w:rPr>
        <w:t xml:space="preserve"> study. </w:t>
      </w:r>
    </w:p>
    <w:p w14:paraId="6015354E" w14:textId="7234AE3D" w:rsidR="00C356C8" w:rsidRPr="00B0586D" w:rsidRDefault="00C356C8" w:rsidP="00D75EF3">
      <w:pPr>
        <w:pStyle w:val="Heading1"/>
        <w:numPr>
          <w:ilvl w:val="0"/>
          <w:numId w:val="2"/>
        </w:numPr>
        <w:rPr>
          <w:rFonts w:ascii="Arial" w:hAnsi="Arial" w:cs="Arial"/>
          <w:highlight w:val="yellow"/>
        </w:rPr>
      </w:pPr>
      <w:r w:rsidRPr="00B0586D">
        <w:rPr>
          <w:rFonts w:ascii="Arial" w:hAnsi="Arial" w:cs="Arial"/>
          <w:highlight w:val="yellow"/>
        </w:rPr>
        <w:t>Recommendation</w:t>
      </w:r>
      <w:r w:rsidR="00C64BD7" w:rsidRPr="00B0586D">
        <w:rPr>
          <w:rFonts w:ascii="Arial" w:hAnsi="Arial" w:cs="Arial"/>
          <w:highlight w:val="yellow"/>
        </w:rPr>
        <w:t xml:space="preserve"> (</w:t>
      </w:r>
      <w:r w:rsidR="008D1A21" w:rsidRPr="00B0586D">
        <w:rPr>
          <w:rFonts w:ascii="Arial" w:hAnsi="Arial" w:cs="Arial"/>
          <w:highlight w:val="yellow"/>
        </w:rPr>
        <w:t>500</w:t>
      </w:r>
      <w:r w:rsidR="00C64BD7" w:rsidRPr="00B0586D">
        <w:rPr>
          <w:rFonts w:ascii="Arial" w:hAnsi="Arial" w:cs="Arial"/>
          <w:highlight w:val="yellow"/>
        </w:rPr>
        <w:t xml:space="preserve"> words)</w:t>
      </w:r>
    </w:p>
    <w:p w14:paraId="3F837AB6" w14:textId="77777777" w:rsidR="00C356C8" w:rsidRPr="00B0586D" w:rsidRDefault="00C356C8" w:rsidP="00C356C8">
      <w:pPr>
        <w:rPr>
          <w:rFonts w:ascii="Arial" w:hAnsi="Arial" w:cs="Arial"/>
          <w:highlight w:val="yellow"/>
          <w:lang w:val="en-US"/>
        </w:rPr>
      </w:pPr>
      <w:r w:rsidRPr="00B0586D">
        <w:rPr>
          <w:rFonts w:ascii="Arial" w:hAnsi="Arial" w:cs="Arial"/>
          <w:highlight w:val="yellow"/>
          <w:lang w:val="en-US"/>
        </w:rPr>
        <w:t xml:space="preserve">-Talk more about how the integrity can be improved </w:t>
      </w:r>
    </w:p>
    <w:p w14:paraId="32077BEC" w14:textId="77777777" w:rsidR="00C356C8" w:rsidRPr="00B0586D" w:rsidRDefault="00C356C8" w:rsidP="00C356C8">
      <w:pPr>
        <w:rPr>
          <w:rFonts w:ascii="Arial" w:hAnsi="Arial" w:cs="Arial"/>
          <w:highlight w:val="yellow"/>
          <w:lang w:val="en-US"/>
        </w:rPr>
      </w:pPr>
      <w:r w:rsidRPr="00B0586D">
        <w:rPr>
          <w:rFonts w:ascii="Arial" w:hAnsi="Arial" w:cs="Arial"/>
          <w:highlight w:val="yellow"/>
          <w:lang w:val="en-US"/>
        </w:rPr>
        <w:t>=&gt; forge is difficult to use, less documentation</w:t>
      </w:r>
    </w:p>
    <w:p w14:paraId="6429E479" w14:textId="05AC5138" w:rsidR="00C356C8" w:rsidRPr="00B0586D" w:rsidRDefault="00C356C8" w:rsidP="00C356C8">
      <w:pPr>
        <w:rPr>
          <w:rFonts w:ascii="Arial" w:hAnsi="Arial" w:cs="Arial"/>
          <w:highlight w:val="yellow"/>
          <w:lang w:val="en-US"/>
        </w:rPr>
      </w:pPr>
      <w:r w:rsidRPr="00B0586D">
        <w:rPr>
          <w:rFonts w:ascii="Arial" w:hAnsi="Arial" w:cs="Arial"/>
          <w:highlight w:val="yellow"/>
          <w:lang w:val="en-US"/>
        </w:rPr>
        <w:t xml:space="preserve">=&gt; </w:t>
      </w:r>
      <w:r w:rsidR="00612ACC" w:rsidRPr="00B0586D">
        <w:rPr>
          <w:rFonts w:ascii="Arial" w:hAnsi="Arial" w:cs="Arial"/>
          <w:highlight w:val="yellow"/>
          <w:lang w:val="en-US"/>
        </w:rPr>
        <w:t>Power BI</w:t>
      </w:r>
      <w:r w:rsidRPr="00B0586D">
        <w:rPr>
          <w:rFonts w:ascii="Arial" w:hAnsi="Arial" w:cs="Arial"/>
          <w:highlight w:val="yellow"/>
          <w:lang w:val="en-US"/>
        </w:rPr>
        <w:t xml:space="preserve"> cannot insert as card on the BIM360 platform</w:t>
      </w:r>
    </w:p>
    <w:p w14:paraId="362EEAB2" w14:textId="61E5F7B2" w:rsidR="00C356C8" w:rsidRPr="00B0586D" w:rsidRDefault="00C356C8" w:rsidP="00C356C8">
      <w:pPr>
        <w:rPr>
          <w:rFonts w:ascii="Arial" w:hAnsi="Arial" w:cs="Arial"/>
          <w:highlight w:val="yellow"/>
          <w:lang w:val="en-US"/>
        </w:rPr>
      </w:pPr>
      <w:r w:rsidRPr="00B0586D">
        <w:rPr>
          <w:rFonts w:ascii="Arial" w:hAnsi="Arial" w:cs="Arial"/>
          <w:highlight w:val="yellow"/>
          <w:lang w:val="en-US"/>
        </w:rPr>
        <w:t xml:space="preserve">=&gt; BIM360 </w:t>
      </w:r>
      <w:proofErr w:type="spellStart"/>
      <w:r w:rsidRPr="00B0586D">
        <w:rPr>
          <w:rFonts w:ascii="Arial" w:hAnsi="Arial" w:cs="Arial"/>
          <w:highlight w:val="yellow"/>
          <w:lang w:val="en-US"/>
        </w:rPr>
        <w:t>shd</w:t>
      </w:r>
      <w:proofErr w:type="spellEnd"/>
      <w:r w:rsidRPr="00B0586D">
        <w:rPr>
          <w:rFonts w:ascii="Arial" w:hAnsi="Arial" w:cs="Arial"/>
          <w:highlight w:val="yellow"/>
          <w:lang w:val="en-US"/>
        </w:rPr>
        <w:t xml:space="preserve"> with plug-in to display the sensory data /SQL data</w:t>
      </w:r>
    </w:p>
    <w:p w14:paraId="029A64F9" w14:textId="19076E43" w:rsidR="00C64BD7" w:rsidRPr="00B0586D" w:rsidRDefault="002F0391" w:rsidP="00C356C8">
      <w:pPr>
        <w:rPr>
          <w:rFonts w:ascii="Arial" w:hAnsi="Arial" w:cs="Arial"/>
          <w:highlight w:val="yellow"/>
          <w:lang w:val="en-US"/>
        </w:rPr>
      </w:pPr>
      <w:r w:rsidRPr="00B0586D">
        <w:rPr>
          <w:rFonts w:ascii="Arial" w:hAnsi="Arial" w:cs="Arial"/>
          <w:highlight w:val="yellow"/>
          <w:lang w:val="en-US"/>
        </w:rPr>
        <w:t xml:space="preserve">=&gt; </w:t>
      </w:r>
      <w:r w:rsidR="00C64BD7" w:rsidRPr="00B0586D">
        <w:rPr>
          <w:rFonts w:ascii="Arial" w:hAnsi="Arial" w:cs="Arial"/>
          <w:highlight w:val="yellow"/>
          <w:lang w:val="en-US"/>
        </w:rPr>
        <w:t>weak in support external data such as sensory data</w:t>
      </w:r>
    </w:p>
    <w:p w14:paraId="5A1A812D" w14:textId="3EB48A37" w:rsidR="00C356C8" w:rsidRPr="00B0586D" w:rsidRDefault="00C356C8" w:rsidP="00C356C8">
      <w:pPr>
        <w:pStyle w:val="Heading1"/>
        <w:numPr>
          <w:ilvl w:val="1"/>
          <w:numId w:val="2"/>
        </w:numPr>
        <w:ind w:left="432"/>
        <w:rPr>
          <w:rFonts w:ascii="Arial" w:hAnsi="Arial" w:cs="Arial"/>
          <w:sz w:val="22"/>
          <w:szCs w:val="22"/>
          <w:highlight w:val="yellow"/>
        </w:rPr>
      </w:pPr>
      <w:r w:rsidRPr="00B0586D">
        <w:rPr>
          <w:rFonts w:ascii="Arial" w:hAnsi="Arial" w:cs="Arial"/>
          <w:sz w:val="22"/>
          <w:szCs w:val="22"/>
          <w:highlight w:val="yellow"/>
        </w:rPr>
        <w:t xml:space="preserve">Future </w:t>
      </w:r>
      <w:r w:rsidR="00EE3F3B">
        <w:rPr>
          <w:rFonts w:ascii="Arial" w:hAnsi="Arial" w:cs="Arial"/>
          <w:sz w:val="22"/>
          <w:szCs w:val="22"/>
          <w:highlight w:val="yellow"/>
        </w:rPr>
        <w:t>works</w:t>
      </w:r>
    </w:p>
    <w:p w14:paraId="3D0D3A54" w14:textId="2005C801" w:rsidR="00703DCB" w:rsidRDefault="00703DCB">
      <w:pPr>
        <w:rPr>
          <w:rFonts w:ascii="Arial" w:hAnsi="Arial" w:cs="Arial"/>
          <w:lang w:val="en-US"/>
        </w:rPr>
      </w:pPr>
      <w:r>
        <w:rPr>
          <w:rFonts w:ascii="Arial" w:hAnsi="Arial" w:cs="Arial"/>
          <w:lang w:val="en-US"/>
        </w:rPr>
        <w:br w:type="page"/>
      </w:r>
    </w:p>
    <w:p w14:paraId="7A7B9756" w14:textId="13105608" w:rsidR="00DC5DD3" w:rsidRPr="00B0586D" w:rsidRDefault="00910784" w:rsidP="00910784">
      <w:pPr>
        <w:pStyle w:val="Heading1"/>
        <w:numPr>
          <w:ilvl w:val="0"/>
          <w:numId w:val="2"/>
        </w:numPr>
        <w:rPr>
          <w:rFonts w:ascii="Arial" w:hAnsi="Arial" w:cs="Arial"/>
        </w:rPr>
      </w:pPr>
      <w:r w:rsidRPr="00B0586D">
        <w:rPr>
          <w:rFonts w:ascii="Arial" w:hAnsi="Arial" w:cs="Arial"/>
        </w:rPr>
        <w:lastRenderedPageBreak/>
        <w:t>Conclusion</w:t>
      </w:r>
    </w:p>
    <w:p w14:paraId="262CAF35" w14:textId="7183F4AE" w:rsidR="00A03DD3" w:rsidRPr="00C87F5D" w:rsidRDefault="00666B6E">
      <w:pPr>
        <w:rPr>
          <w:rFonts w:ascii="Arial" w:hAnsi="Arial" w:cs="Arial"/>
          <w:highlight w:val="yellow"/>
          <w:lang w:val="en-US"/>
        </w:rPr>
      </w:pPr>
      <w:r>
        <w:rPr>
          <w:rFonts w:ascii="Arial" w:hAnsi="Arial" w:cs="Arial"/>
          <w:highlight w:val="yellow"/>
          <w:lang w:val="en-US"/>
        </w:rPr>
        <w:t xml:space="preserve">A control room can manage a good </w:t>
      </w:r>
      <w:r w:rsidR="009D75CD" w:rsidRPr="00C87F5D">
        <w:rPr>
          <w:rFonts w:ascii="Arial" w:hAnsi="Arial" w:cs="Arial"/>
          <w:highlight w:val="yellow"/>
          <w:lang w:val="en-US"/>
        </w:rPr>
        <w:t>building process to build a connected cit</w:t>
      </w:r>
      <w:r w:rsidR="00ED1BAF" w:rsidRPr="00C87F5D">
        <w:rPr>
          <w:rFonts w:ascii="Arial" w:hAnsi="Arial" w:cs="Arial"/>
          <w:highlight w:val="yellow"/>
          <w:lang w:val="en-US"/>
        </w:rPr>
        <w:t>y</w:t>
      </w:r>
      <w:r w:rsidR="009D75CD" w:rsidRPr="00C87F5D">
        <w:rPr>
          <w:rFonts w:ascii="Arial" w:hAnsi="Arial" w:cs="Arial"/>
          <w:highlight w:val="yellow"/>
          <w:lang w:val="en-US"/>
        </w:rPr>
        <w:t>.</w:t>
      </w:r>
    </w:p>
    <w:p w14:paraId="116AF265" w14:textId="22C8FDE3" w:rsidR="00EB0542" w:rsidRPr="00E6119E" w:rsidRDefault="005330EC">
      <w:pPr>
        <w:rPr>
          <w:rFonts w:ascii="Arial" w:hAnsi="Arial" w:cs="Arial"/>
          <w:lang w:val="en-US"/>
        </w:rPr>
      </w:pPr>
      <w:r>
        <w:rPr>
          <w:rFonts w:ascii="Arial" w:hAnsi="Arial" w:cs="Arial"/>
          <w:lang w:val="en-US"/>
        </w:rPr>
        <w:br w:type="page"/>
      </w:r>
    </w:p>
    <w:p w14:paraId="5A21855D" w14:textId="01F85408" w:rsidR="00064821" w:rsidRPr="00B0586D" w:rsidRDefault="00EB0542" w:rsidP="00E6119E">
      <w:pPr>
        <w:pStyle w:val="Heading1"/>
        <w:numPr>
          <w:ilvl w:val="0"/>
          <w:numId w:val="2"/>
        </w:numPr>
        <w:rPr>
          <w:rFonts w:ascii="Arial" w:hAnsi="Arial" w:cs="Arial"/>
        </w:rPr>
      </w:pPr>
      <w:r w:rsidRPr="00B0586D">
        <w:rPr>
          <w:rFonts w:ascii="Arial" w:hAnsi="Arial" w:cs="Arial"/>
        </w:rPr>
        <w:lastRenderedPageBreak/>
        <w:t>Reference</w:t>
      </w:r>
    </w:p>
    <w:p w14:paraId="44268871" w14:textId="77777777" w:rsidR="00064821" w:rsidRPr="00C932F1" w:rsidRDefault="00064821" w:rsidP="00064821">
      <w:pPr>
        <w:pStyle w:val="NormalWeb"/>
        <w:spacing w:before="0" w:beforeAutospacing="0" w:after="0" w:afterAutospacing="0"/>
        <w:rPr>
          <w:rFonts w:ascii="Arial" w:hAnsi="Arial" w:cs="Arial"/>
          <w:sz w:val="22"/>
          <w:szCs w:val="22"/>
          <w:lang w:val="en-US"/>
        </w:rPr>
      </w:pPr>
    </w:p>
    <w:p w14:paraId="3277AAF8" w14:textId="472011FE" w:rsidR="005F0EB7" w:rsidRPr="005F0EB7" w:rsidRDefault="009835E2" w:rsidP="005F0EB7">
      <w:pPr>
        <w:widowControl w:val="0"/>
        <w:autoSpaceDE w:val="0"/>
        <w:autoSpaceDN w:val="0"/>
        <w:adjustRightInd w:val="0"/>
        <w:spacing w:line="240" w:lineRule="auto"/>
        <w:ind w:left="480" w:hanging="480"/>
        <w:rPr>
          <w:rFonts w:ascii="Arial" w:hAnsi="Arial" w:cs="Arial"/>
          <w:noProof/>
          <w:szCs w:val="24"/>
        </w:rPr>
      </w:pPr>
      <w:r w:rsidRPr="00C932F1">
        <w:rPr>
          <w:rFonts w:ascii="Arial" w:hAnsi="Arial" w:cs="Arial"/>
        </w:rPr>
        <w:fldChar w:fldCharType="begin" w:fldLock="1"/>
      </w:r>
      <w:r w:rsidRPr="00C932F1">
        <w:rPr>
          <w:rFonts w:ascii="Arial" w:hAnsi="Arial" w:cs="Arial"/>
        </w:rPr>
        <w:instrText xml:space="preserve">ADDIN Mendeley Bibliography CSL_BIBLIOGRAPHY </w:instrText>
      </w:r>
      <w:r w:rsidRPr="00C932F1">
        <w:rPr>
          <w:rFonts w:ascii="Arial" w:hAnsi="Arial" w:cs="Arial"/>
        </w:rPr>
        <w:fldChar w:fldCharType="separate"/>
      </w:r>
      <w:r w:rsidR="005F0EB7" w:rsidRPr="005F0EB7">
        <w:rPr>
          <w:rFonts w:ascii="Arial" w:hAnsi="Arial" w:cs="Arial"/>
          <w:noProof/>
          <w:szCs w:val="24"/>
        </w:rPr>
        <w:t xml:space="preserve">Alizadehsalehi, S., Hadavi, A., &amp; Huang, J. C. (2019). Virtual reality for design and construction education environment. </w:t>
      </w:r>
      <w:r w:rsidR="005F0EB7" w:rsidRPr="005F0EB7">
        <w:rPr>
          <w:rFonts w:ascii="Arial" w:hAnsi="Arial" w:cs="Arial"/>
          <w:i/>
          <w:iCs/>
          <w:noProof/>
          <w:szCs w:val="24"/>
        </w:rPr>
        <w:t>AEI 2019: Integrated Building Solutions - The National Agenda - Proceedings of the Architectural Engineering National Conference 2019</w:t>
      </w:r>
      <w:r w:rsidR="005F0EB7" w:rsidRPr="005F0EB7">
        <w:rPr>
          <w:rFonts w:ascii="Arial" w:hAnsi="Arial" w:cs="Arial"/>
          <w:noProof/>
          <w:szCs w:val="24"/>
        </w:rPr>
        <w:t>. https://doi.org/10.1061/9780784482261.023</w:t>
      </w:r>
    </w:p>
    <w:p w14:paraId="33E6CAF4" w14:textId="77777777" w:rsidR="005F0EB7" w:rsidRPr="005F0EB7" w:rsidRDefault="005F0EB7" w:rsidP="005F0EB7">
      <w:pPr>
        <w:widowControl w:val="0"/>
        <w:autoSpaceDE w:val="0"/>
        <w:autoSpaceDN w:val="0"/>
        <w:adjustRightInd w:val="0"/>
        <w:spacing w:line="240" w:lineRule="auto"/>
        <w:ind w:left="480" w:hanging="480"/>
        <w:rPr>
          <w:rFonts w:ascii="Arial" w:hAnsi="Arial" w:cs="Arial"/>
          <w:noProof/>
          <w:szCs w:val="24"/>
        </w:rPr>
      </w:pPr>
      <w:r w:rsidRPr="005F0EB7">
        <w:rPr>
          <w:rFonts w:ascii="Arial" w:hAnsi="Arial" w:cs="Arial"/>
          <w:noProof/>
          <w:szCs w:val="24"/>
        </w:rPr>
        <w:t xml:space="preserve">Belizario, M. G., &amp; Berardi, R. C. G. (2019). Use of Smart and Open Data in Smart Cities. In </w:t>
      </w:r>
      <w:r w:rsidRPr="005F0EB7">
        <w:rPr>
          <w:rFonts w:ascii="Arial" w:hAnsi="Arial" w:cs="Arial"/>
          <w:i/>
          <w:iCs/>
          <w:noProof/>
          <w:szCs w:val="24"/>
        </w:rPr>
        <w:t>25th Americas Conference on Information Systems (AMCIS 2019)</w:t>
      </w:r>
      <w:r w:rsidRPr="005F0EB7">
        <w:rPr>
          <w:rFonts w:ascii="Arial" w:hAnsi="Arial" w:cs="Arial"/>
          <w:noProof/>
          <w:szCs w:val="24"/>
        </w:rPr>
        <w:t>.</w:t>
      </w:r>
    </w:p>
    <w:p w14:paraId="3804CAD5" w14:textId="77777777" w:rsidR="005F0EB7" w:rsidRPr="005F0EB7" w:rsidRDefault="005F0EB7" w:rsidP="005F0EB7">
      <w:pPr>
        <w:widowControl w:val="0"/>
        <w:autoSpaceDE w:val="0"/>
        <w:autoSpaceDN w:val="0"/>
        <w:adjustRightInd w:val="0"/>
        <w:spacing w:line="240" w:lineRule="auto"/>
        <w:ind w:left="480" w:hanging="480"/>
        <w:rPr>
          <w:rFonts w:ascii="Arial" w:hAnsi="Arial" w:cs="Arial"/>
          <w:noProof/>
          <w:szCs w:val="24"/>
        </w:rPr>
      </w:pPr>
      <w:r w:rsidRPr="005F0EB7">
        <w:rPr>
          <w:rFonts w:ascii="Arial" w:hAnsi="Arial" w:cs="Arial"/>
          <w:noProof/>
          <w:szCs w:val="24"/>
        </w:rPr>
        <w:t xml:space="preserve">Boje, C., Guerriero, A., Kubicki, S., &amp; Rezgui, Y. (2020). Towards a semantic Construction Digital Twin: Directions for future research. In </w:t>
      </w:r>
      <w:r w:rsidRPr="005F0EB7">
        <w:rPr>
          <w:rFonts w:ascii="Arial" w:hAnsi="Arial" w:cs="Arial"/>
          <w:i/>
          <w:iCs/>
          <w:noProof/>
          <w:szCs w:val="24"/>
        </w:rPr>
        <w:t>Automation in Construction</w:t>
      </w:r>
      <w:r w:rsidRPr="005F0EB7">
        <w:rPr>
          <w:rFonts w:ascii="Arial" w:hAnsi="Arial" w:cs="Arial"/>
          <w:noProof/>
          <w:szCs w:val="24"/>
        </w:rPr>
        <w:t>. https://doi.org/10.1016/j.autcon.2020.103179</w:t>
      </w:r>
    </w:p>
    <w:p w14:paraId="2AE61F34" w14:textId="77777777" w:rsidR="005F0EB7" w:rsidRPr="005F0EB7" w:rsidRDefault="005F0EB7" w:rsidP="005F0EB7">
      <w:pPr>
        <w:widowControl w:val="0"/>
        <w:autoSpaceDE w:val="0"/>
        <w:autoSpaceDN w:val="0"/>
        <w:adjustRightInd w:val="0"/>
        <w:spacing w:line="240" w:lineRule="auto"/>
        <w:ind w:left="480" w:hanging="480"/>
        <w:rPr>
          <w:rFonts w:ascii="Arial" w:hAnsi="Arial" w:cs="Arial"/>
          <w:noProof/>
          <w:szCs w:val="24"/>
        </w:rPr>
      </w:pPr>
      <w:r w:rsidRPr="005F0EB7">
        <w:rPr>
          <w:rFonts w:ascii="Arial" w:hAnsi="Arial" w:cs="Arial"/>
          <w:noProof/>
          <w:szCs w:val="24"/>
        </w:rPr>
        <w:t xml:space="preserve">Bolton, A., Butler, L., Dabson, I., Enzer, M., Evans, M., Fenemore, T., &amp; Harradence, F. (2018). The Gemini Principles. </w:t>
      </w:r>
      <w:r w:rsidRPr="005F0EB7">
        <w:rPr>
          <w:rFonts w:ascii="Arial" w:hAnsi="Arial" w:cs="Arial"/>
          <w:i/>
          <w:iCs/>
          <w:noProof/>
          <w:szCs w:val="24"/>
        </w:rPr>
        <w:t>University of Cambridge, UK 2018</w:t>
      </w:r>
      <w:r w:rsidRPr="005F0EB7">
        <w:rPr>
          <w:rFonts w:ascii="Arial" w:hAnsi="Arial" w:cs="Arial"/>
          <w:noProof/>
          <w:szCs w:val="24"/>
        </w:rPr>
        <w:t>. https://doi.org/10.17863/CAM.32260</w:t>
      </w:r>
    </w:p>
    <w:p w14:paraId="5947CEDA" w14:textId="77777777" w:rsidR="005F0EB7" w:rsidRPr="005F0EB7" w:rsidRDefault="005F0EB7" w:rsidP="005F0EB7">
      <w:pPr>
        <w:widowControl w:val="0"/>
        <w:autoSpaceDE w:val="0"/>
        <w:autoSpaceDN w:val="0"/>
        <w:adjustRightInd w:val="0"/>
        <w:spacing w:line="240" w:lineRule="auto"/>
        <w:ind w:left="480" w:hanging="480"/>
        <w:rPr>
          <w:rFonts w:ascii="Arial" w:hAnsi="Arial" w:cs="Arial"/>
          <w:noProof/>
          <w:szCs w:val="24"/>
        </w:rPr>
      </w:pPr>
      <w:r w:rsidRPr="005F0EB7">
        <w:rPr>
          <w:rFonts w:ascii="Arial" w:hAnsi="Arial" w:cs="Arial"/>
          <w:noProof/>
          <w:szCs w:val="24"/>
        </w:rPr>
        <w:t xml:space="preserve">Brandon, J. (2020). </w:t>
      </w:r>
      <w:r w:rsidRPr="005F0EB7">
        <w:rPr>
          <w:rFonts w:ascii="Arial" w:hAnsi="Arial" w:cs="Arial"/>
          <w:i/>
          <w:iCs/>
          <w:noProof/>
          <w:szCs w:val="24"/>
        </w:rPr>
        <w:t>VR is the future of remote working</w:t>
      </w:r>
      <w:r w:rsidRPr="005F0EB7">
        <w:rPr>
          <w:rFonts w:ascii="Arial" w:hAnsi="Arial" w:cs="Arial"/>
          <w:noProof/>
          <w:szCs w:val="24"/>
        </w:rPr>
        <w:t>. https://www.techradar.com/news/vr-is-the-future-of-remote-working</w:t>
      </w:r>
    </w:p>
    <w:p w14:paraId="32D76D8B" w14:textId="77777777" w:rsidR="005F0EB7" w:rsidRPr="005F0EB7" w:rsidRDefault="005F0EB7" w:rsidP="005F0EB7">
      <w:pPr>
        <w:widowControl w:val="0"/>
        <w:autoSpaceDE w:val="0"/>
        <w:autoSpaceDN w:val="0"/>
        <w:adjustRightInd w:val="0"/>
        <w:spacing w:line="240" w:lineRule="auto"/>
        <w:ind w:left="480" w:hanging="480"/>
        <w:rPr>
          <w:rFonts w:ascii="Arial" w:hAnsi="Arial" w:cs="Arial"/>
          <w:noProof/>
          <w:szCs w:val="24"/>
        </w:rPr>
      </w:pPr>
      <w:r w:rsidRPr="005F0EB7">
        <w:rPr>
          <w:rFonts w:ascii="Arial" w:hAnsi="Arial" w:cs="Arial"/>
          <w:noProof/>
          <w:szCs w:val="24"/>
        </w:rPr>
        <w:t xml:space="preserve">Changali, S., Mohammad, A., &amp; Van Nieuwland, M. (2015). The construction productivity imperative. </w:t>
      </w:r>
      <w:r w:rsidRPr="005F0EB7">
        <w:rPr>
          <w:rFonts w:ascii="Arial" w:hAnsi="Arial" w:cs="Arial"/>
          <w:i/>
          <w:iCs/>
          <w:noProof/>
          <w:szCs w:val="24"/>
        </w:rPr>
        <w:t>McKinsey Quarterly</w:t>
      </w:r>
      <w:r w:rsidRPr="005F0EB7">
        <w:rPr>
          <w:rFonts w:ascii="Arial" w:hAnsi="Arial" w:cs="Arial"/>
          <w:noProof/>
          <w:szCs w:val="24"/>
        </w:rPr>
        <w:t>.</w:t>
      </w:r>
    </w:p>
    <w:p w14:paraId="0D923A00" w14:textId="77777777" w:rsidR="005F0EB7" w:rsidRPr="005F0EB7" w:rsidRDefault="005F0EB7" w:rsidP="005F0EB7">
      <w:pPr>
        <w:widowControl w:val="0"/>
        <w:autoSpaceDE w:val="0"/>
        <w:autoSpaceDN w:val="0"/>
        <w:adjustRightInd w:val="0"/>
        <w:spacing w:line="240" w:lineRule="auto"/>
        <w:ind w:left="480" w:hanging="480"/>
        <w:rPr>
          <w:rFonts w:ascii="Arial" w:hAnsi="Arial" w:cs="Arial"/>
          <w:noProof/>
          <w:szCs w:val="24"/>
        </w:rPr>
      </w:pPr>
      <w:r w:rsidRPr="005F0EB7">
        <w:rPr>
          <w:rFonts w:ascii="Arial" w:hAnsi="Arial" w:cs="Arial"/>
          <w:noProof/>
          <w:szCs w:val="24"/>
        </w:rPr>
        <w:t xml:space="preserve">Cosgrave, E. (2017). The smart city: challenges for the civil engineering sector. </w:t>
      </w:r>
      <w:r w:rsidRPr="005F0EB7">
        <w:rPr>
          <w:rFonts w:ascii="Arial" w:hAnsi="Arial" w:cs="Arial"/>
          <w:i/>
          <w:iCs/>
          <w:noProof/>
          <w:szCs w:val="24"/>
        </w:rPr>
        <w:t>Proceedings of the Institution of Civil Engineers - Smart Infrastructure and Construction</w:t>
      </w:r>
      <w:r w:rsidRPr="005F0EB7">
        <w:rPr>
          <w:rFonts w:ascii="Arial" w:hAnsi="Arial" w:cs="Arial"/>
          <w:noProof/>
          <w:szCs w:val="24"/>
        </w:rPr>
        <w:t>. https://doi.org/10.1680/jsmic.17.00012</w:t>
      </w:r>
    </w:p>
    <w:p w14:paraId="3DC7D6EF" w14:textId="77777777" w:rsidR="005F0EB7" w:rsidRPr="005F0EB7" w:rsidRDefault="005F0EB7" w:rsidP="005F0EB7">
      <w:pPr>
        <w:widowControl w:val="0"/>
        <w:autoSpaceDE w:val="0"/>
        <w:autoSpaceDN w:val="0"/>
        <w:adjustRightInd w:val="0"/>
        <w:spacing w:line="240" w:lineRule="auto"/>
        <w:ind w:left="480" w:hanging="480"/>
        <w:rPr>
          <w:rFonts w:ascii="Arial" w:hAnsi="Arial" w:cs="Arial"/>
          <w:noProof/>
          <w:szCs w:val="24"/>
        </w:rPr>
      </w:pPr>
      <w:r w:rsidRPr="005F0EB7">
        <w:rPr>
          <w:rFonts w:ascii="Arial" w:hAnsi="Arial" w:cs="Arial"/>
          <w:noProof/>
          <w:szCs w:val="24"/>
        </w:rPr>
        <w:t xml:space="preserve">Freina, L., &amp; Ott, M. (2015). A literature review on immersive virtual reality in education: State of the art and perspectives. </w:t>
      </w:r>
      <w:r w:rsidRPr="005F0EB7">
        <w:rPr>
          <w:rFonts w:ascii="Arial" w:hAnsi="Arial" w:cs="Arial"/>
          <w:i/>
          <w:iCs/>
          <w:noProof/>
          <w:szCs w:val="24"/>
        </w:rPr>
        <w:t>Proceedings of ELearning and Software for Education (ELSE)(Bucharest, Romania, April 23--24, 2015)</w:t>
      </w:r>
      <w:r w:rsidRPr="005F0EB7">
        <w:rPr>
          <w:rFonts w:ascii="Arial" w:hAnsi="Arial" w:cs="Arial"/>
          <w:noProof/>
          <w:szCs w:val="24"/>
        </w:rPr>
        <w:t>. https://doi.org/10.12753/2066-026X-15-020</w:t>
      </w:r>
    </w:p>
    <w:p w14:paraId="368D6CDC" w14:textId="77777777" w:rsidR="005F0EB7" w:rsidRPr="005F0EB7" w:rsidRDefault="005F0EB7" w:rsidP="005F0EB7">
      <w:pPr>
        <w:widowControl w:val="0"/>
        <w:autoSpaceDE w:val="0"/>
        <w:autoSpaceDN w:val="0"/>
        <w:adjustRightInd w:val="0"/>
        <w:spacing w:line="240" w:lineRule="auto"/>
        <w:ind w:left="480" w:hanging="480"/>
        <w:rPr>
          <w:rFonts w:ascii="Arial" w:hAnsi="Arial" w:cs="Arial"/>
          <w:noProof/>
          <w:szCs w:val="24"/>
        </w:rPr>
      </w:pPr>
      <w:r w:rsidRPr="005F0EB7">
        <w:rPr>
          <w:rFonts w:ascii="Arial" w:hAnsi="Arial" w:cs="Arial"/>
          <w:noProof/>
          <w:szCs w:val="24"/>
        </w:rPr>
        <w:t xml:space="preserve">Harrison, C., Eckman, B., Hamilton, R., Hartswick, P., Kalagnanam, J., Paraszczak, J., &amp; Williams, P. (2010). Foundations for Smarter Cities. </w:t>
      </w:r>
      <w:r w:rsidRPr="005F0EB7">
        <w:rPr>
          <w:rFonts w:ascii="Arial" w:hAnsi="Arial" w:cs="Arial"/>
          <w:i/>
          <w:iCs/>
          <w:noProof/>
          <w:szCs w:val="24"/>
        </w:rPr>
        <w:t>IBM Journal of Research and Development</w:t>
      </w:r>
      <w:r w:rsidRPr="005F0EB7">
        <w:rPr>
          <w:rFonts w:ascii="Arial" w:hAnsi="Arial" w:cs="Arial"/>
          <w:noProof/>
          <w:szCs w:val="24"/>
        </w:rPr>
        <w:t>. https://doi.org/10.1147/JRD.2010.2048257</w:t>
      </w:r>
    </w:p>
    <w:p w14:paraId="6A960C2F" w14:textId="77777777" w:rsidR="005F0EB7" w:rsidRPr="005F0EB7" w:rsidRDefault="005F0EB7" w:rsidP="005F0EB7">
      <w:pPr>
        <w:widowControl w:val="0"/>
        <w:autoSpaceDE w:val="0"/>
        <w:autoSpaceDN w:val="0"/>
        <w:adjustRightInd w:val="0"/>
        <w:spacing w:line="240" w:lineRule="auto"/>
        <w:ind w:left="480" w:hanging="480"/>
        <w:rPr>
          <w:rFonts w:ascii="Arial" w:hAnsi="Arial" w:cs="Arial"/>
          <w:noProof/>
          <w:szCs w:val="24"/>
        </w:rPr>
      </w:pPr>
      <w:r w:rsidRPr="005F0EB7">
        <w:rPr>
          <w:rFonts w:ascii="Arial" w:hAnsi="Arial" w:cs="Arial"/>
          <w:noProof/>
          <w:szCs w:val="24"/>
        </w:rPr>
        <w:t xml:space="preserve">HSE. (2019). Work-related stress , anxiety or depression statistics in Great Britain , 2019. </w:t>
      </w:r>
      <w:r w:rsidRPr="005F0EB7">
        <w:rPr>
          <w:rFonts w:ascii="Arial" w:hAnsi="Arial" w:cs="Arial"/>
          <w:i/>
          <w:iCs/>
          <w:noProof/>
          <w:szCs w:val="24"/>
        </w:rPr>
        <w:t>Annual Statistics</w:t>
      </w:r>
      <w:r w:rsidRPr="005F0EB7">
        <w:rPr>
          <w:rFonts w:ascii="Arial" w:hAnsi="Arial" w:cs="Arial"/>
          <w:noProof/>
          <w:szCs w:val="24"/>
        </w:rPr>
        <w:t>.</w:t>
      </w:r>
    </w:p>
    <w:p w14:paraId="195E663B" w14:textId="77777777" w:rsidR="005F0EB7" w:rsidRPr="005F0EB7" w:rsidRDefault="005F0EB7" w:rsidP="005F0EB7">
      <w:pPr>
        <w:widowControl w:val="0"/>
        <w:autoSpaceDE w:val="0"/>
        <w:autoSpaceDN w:val="0"/>
        <w:adjustRightInd w:val="0"/>
        <w:spacing w:line="240" w:lineRule="auto"/>
        <w:ind w:left="480" w:hanging="480"/>
        <w:rPr>
          <w:rFonts w:ascii="Arial" w:hAnsi="Arial" w:cs="Arial"/>
          <w:noProof/>
          <w:szCs w:val="24"/>
        </w:rPr>
      </w:pPr>
      <w:r w:rsidRPr="005F0EB7">
        <w:rPr>
          <w:rFonts w:ascii="Arial" w:hAnsi="Arial" w:cs="Arial"/>
          <w:noProof/>
          <w:szCs w:val="24"/>
        </w:rPr>
        <w:t xml:space="preserve">Jarrett Hendricks. (2020). </w:t>
      </w:r>
      <w:r w:rsidRPr="005F0EB7">
        <w:rPr>
          <w:rFonts w:ascii="Arial" w:hAnsi="Arial" w:cs="Arial"/>
          <w:i/>
          <w:iCs/>
          <w:noProof/>
          <w:szCs w:val="24"/>
        </w:rPr>
        <w:t>Rise of the Digital Twin: How Lessons Learned from NASA Are Changing the Way Supply Chains Are Managed</w:t>
      </w:r>
      <w:r w:rsidRPr="005F0EB7">
        <w:rPr>
          <w:rFonts w:ascii="Arial" w:hAnsi="Arial" w:cs="Arial"/>
          <w:noProof/>
          <w:szCs w:val="24"/>
        </w:rPr>
        <w:t>. https://info.expeditors.com/horizon/rise-of-the-digital-twin</w:t>
      </w:r>
    </w:p>
    <w:p w14:paraId="5584A246" w14:textId="77777777" w:rsidR="005F0EB7" w:rsidRPr="005F0EB7" w:rsidRDefault="005F0EB7" w:rsidP="005F0EB7">
      <w:pPr>
        <w:widowControl w:val="0"/>
        <w:autoSpaceDE w:val="0"/>
        <w:autoSpaceDN w:val="0"/>
        <w:adjustRightInd w:val="0"/>
        <w:spacing w:line="240" w:lineRule="auto"/>
        <w:ind w:left="480" w:hanging="480"/>
        <w:rPr>
          <w:rFonts w:ascii="Arial" w:hAnsi="Arial" w:cs="Arial"/>
          <w:noProof/>
          <w:szCs w:val="24"/>
        </w:rPr>
      </w:pPr>
      <w:r w:rsidRPr="005F0EB7">
        <w:rPr>
          <w:rFonts w:ascii="Arial" w:hAnsi="Arial" w:cs="Arial"/>
          <w:noProof/>
          <w:szCs w:val="24"/>
        </w:rPr>
        <w:t xml:space="preserve">Keil, S., Lasch, R., Lindner, F., &amp; Lohmer, J. (2019). </w:t>
      </w:r>
      <w:r w:rsidRPr="005F0EB7">
        <w:rPr>
          <w:rFonts w:ascii="Arial" w:hAnsi="Arial" w:cs="Arial"/>
          <w:i/>
          <w:iCs/>
          <w:noProof/>
          <w:szCs w:val="24"/>
        </w:rPr>
        <w:t>A Holistic Digital Twin Based on Semantic Web Technologies to Accelerate Digitalization</w:t>
      </w:r>
      <w:r w:rsidRPr="005F0EB7">
        <w:rPr>
          <w:rFonts w:ascii="Arial" w:hAnsi="Arial" w:cs="Arial"/>
          <w:noProof/>
          <w:szCs w:val="24"/>
        </w:rPr>
        <w:t>.</w:t>
      </w:r>
    </w:p>
    <w:p w14:paraId="5C524426" w14:textId="77777777" w:rsidR="005F0EB7" w:rsidRPr="005F0EB7" w:rsidRDefault="005F0EB7" w:rsidP="005F0EB7">
      <w:pPr>
        <w:widowControl w:val="0"/>
        <w:autoSpaceDE w:val="0"/>
        <w:autoSpaceDN w:val="0"/>
        <w:adjustRightInd w:val="0"/>
        <w:spacing w:line="240" w:lineRule="auto"/>
        <w:ind w:left="480" w:hanging="480"/>
        <w:rPr>
          <w:rFonts w:ascii="Arial" w:hAnsi="Arial" w:cs="Arial"/>
          <w:noProof/>
          <w:szCs w:val="24"/>
        </w:rPr>
      </w:pPr>
      <w:r w:rsidRPr="005F0EB7">
        <w:rPr>
          <w:rFonts w:ascii="Arial" w:hAnsi="Arial" w:cs="Arial"/>
          <w:noProof/>
          <w:szCs w:val="24"/>
        </w:rPr>
        <w:t xml:space="preserve">Levine, T. (2016). </w:t>
      </w:r>
      <w:r w:rsidRPr="005F0EB7">
        <w:rPr>
          <w:rFonts w:ascii="Arial" w:hAnsi="Arial" w:cs="Arial"/>
          <w:i/>
          <w:iCs/>
          <w:noProof/>
          <w:szCs w:val="24"/>
        </w:rPr>
        <w:t>Using Communication and Collaboration Technology to Keep Construction Projects On Schedule and On Budget</w:t>
      </w:r>
      <w:r w:rsidRPr="005F0EB7">
        <w:rPr>
          <w:rFonts w:ascii="Arial" w:hAnsi="Arial" w:cs="Arial"/>
          <w:noProof/>
          <w:szCs w:val="24"/>
        </w:rPr>
        <w:t>.</w:t>
      </w:r>
    </w:p>
    <w:p w14:paraId="5B0D5526" w14:textId="77777777" w:rsidR="005F0EB7" w:rsidRPr="005F0EB7" w:rsidRDefault="005F0EB7" w:rsidP="005F0EB7">
      <w:pPr>
        <w:widowControl w:val="0"/>
        <w:autoSpaceDE w:val="0"/>
        <w:autoSpaceDN w:val="0"/>
        <w:adjustRightInd w:val="0"/>
        <w:spacing w:line="240" w:lineRule="auto"/>
        <w:ind w:left="480" w:hanging="480"/>
        <w:rPr>
          <w:rFonts w:ascii="Arial" w:hAnsi="Arial" w:cs="Arial"/>
          <w:noProof/>
          <w:szCs w:val="24"/>
        </w:rPr>
      </w:pPr>
      <w:r w:rsidRPr="005F0EB7">
        <w:rPr>
          <w:rFonts w:ascii="Arial" w:hAnsi="Arial" w:cs="Arial"/>
          <w:noProof/>
          <w:szCs w:val="24"/>
        </w:rPr>
        <w:t xml:space="preserve">Li, X., Yi, W., Chi, H. L., Wang, X., &amp; Chan, A. P. C. (2018). A critical review of virtual and augmented reality (VR/AR) applications in construction safety. </w:t>
      </w:r>
      <w:r w:rsidRPr="005F0EB7">
        <w:rPr>
          <w:rFonts w:ascii="Arial" w:hAnsi="Arial" w:cs="Arial"/>
          <w:i/>
          <w:iCs/>
          <w:noProof/>
          <w:szCs w:val="24"/>
        </w:rPr>
        <w:t>Automation in Construction</w:t>
      </w:r>
      <w:r w:rsidRPr="005F0EB7">
        <w:rPr>
          <w:rFonts w:ascii="Arial" w:hAnsi="Arial" w:cs="Arial"/>
          <w:noProof/>
          <w:szCs w:val="24"/>
        </w:rPr>
        <w:t>. https://doi.org/10.1016/j.autcon.2017.11.003</w:t>
      </w:r>
    </w:p>
    <w:p w14:paraId="29886980" w14:textId="77777777" w:rsidR="005F0EB7" w:rsidRPr="005F0EB7" w:rsidRDefault="005F0EB7" w:rsidP="005F0EB7">
      <w:pPr>
        <w:widowControl w:val="0"/>
        <w:autoSpaceDE w:val="0"/>
        <w:autoSpaceDN w:val="0"/>
        <w:adjustRightInd w:val="0"/>
        <w:spacing w:line="240" w:lineRule="auto"/>
        <w:ind w:left="480" w:hanging="480"/>
        <w:rPr>
          <w:rFonts w:ascii="Arial" w:hAnsi="Arial" w:cs="Arial"/>
          <w:noProof/>
          <w:szCs w:val="24"/>
        </w:rPr>
      </w:pPr>
      <w:r w:rsidRPr="005F0EB7">
        <w:rPr>
          <w:rFonts w:ascii="Arial" w:hAnsi="Arial" w:cs="Arial"/>
          <w:noProof/>
          <w:szCs w:val="24"/>
        </w:rPr>
        <w:t xml:space="preserve">McKinsey. (2015). The MGI Industry Digitization Index. </w:t>
      </w:r>
      <w:r w:rsidRPr="005F0EB7">
        <w:rPr>
          <w:rFonts w:ascii="Arial" w:hAnsi="Arial" w:cs="Arial"/>
          <w:i/>
          <w:iCs/>
          <w:noProof/>
          <w:szCs w:val="24"/>
        </w:rPr>
        <w:t>McKinsey Global Institute</w:t>
      </w:r>
      <w:r w:rsidRPr="005F0EB7">
        <w:rPr>
          <w:rFonts w:ascii="Arial" w:hAnsi="Arial" w:cs="Arial"/>
          <w:noProof/>
          <w:szCs w:val="24"/>
        </w:rPr>
        <w:t>.</w:t>
      </w:r>
    </w:p>
    <w:p w14:paraId="71440D0B" w14:textId="77777777" w:rsidR="005F0EB7" w:rsidRPr="005F0EB7" w:rsidRDefault="005F0EB7" w:rsidP="005F0EB7">
      <w:pPr>
        <w:widowControl w:val="0"/>
        <w:autoSpaceDE w:val="0"/>
        <w:autoSpaceDN w:val="0"/>
        <w:adjustRightInd w:val="0"/>
        <w:spacing w:line="240" w:lineRule="auto"/>
        <w:ind w:left="480" w:hanging="480"/>
        <w:rPr>
          <w:rFonts w:ascii="Arial" w:hAnsi="Arial" w:cs="Arial"/>
          <w:noProof/>
          <w:szCs w:val="24"/>
        </w:rPr>
      </w:pPr>
      <w:r w:rsidRPr="005F0EB7">
        <w:rPr>
          <w:rFonts w:ascii="Arial" w:hAnsi="Arial" w:cs="Arial"/>
          <w:noProof/>
          <w:szCs w:val="24"/>
        </w:rPr>
        <w:t xml:space="preserve">McKinsey &amp; Company. (2017). Reinventing Construction: A Route To Higher Productivity. </w:t>
      </w:r>
      <w:r w:rsidRPr="005F0EB7">
        <w:rPr>
          <w:rFonts w:ascii="Arial" w:hAnsi="Arial" w:cs="Arial"/>
          <w:i/>
          <w:iCs/>
          <w:noProof/>
          <w:szCs w:val="24"/>
        </w:rPr>
        <w:t>McKinsey &amp; Company</w:t>
      </w:r>
      <w:r w:rsidRPr="005F0EB7">
        <w:rPr>
          <w:rFonts w:ascii="Arial" w:hAnsi="Arial" w:cs="Arial"/>
          <w:noProof/>
          <w:szCs w:val="24"/>
        </w:rPr>
        <w:t>.</w:t>
      </w:r>
    </w:p>
    <w:p w14:paraId="5AB54C04" w14:textId="77777777" w:rsidR="005F0EB7" w:rsidRPr="005F0EB7" w:rsidRDefault="005F0EB7" w:rsidP="005F0EB7">
      <w:pPr>
        <w:widowControl w:val="0"/>
        <w:autoSpaceDE w:val="0"/>
        <w:autoSpaceDN w:val="0"/>
        <w:adjustRightInd w:val="0"/>
        <w:spacing w:line="240" w:lineRule="auto"/>
        <w:ind w:left="480" w:hanging="480"/>
        <w:rPr>
          <w:rFonts w:ascii="Arial" w:hAnsi="Arial" w:cs="Arial"/>
          <w:noProof/>
          <w:szCs w:val="24"/>
        </w:rPr>
      </w:pPr>
      <w:r w:rsidRPr="005F0EB7">
        <w:rPr>
          <w:rFonts w:ascii="Arial" w:hAnsi="Arial" w:cs="Arial"/>
          <w:noProof/>
          <w:szCs w:val="24"/>
        </w:rPr>
        <w:t xml:space="preserve">Microsoft. (2020). </w:t>
      </w:r>
      <w:r w:rsidRPr="005F0EB7">
        <w:rPr>
          <w:rFonts w:ascii="Arial" w:hAnsi="Arial" w:cs="Arial"/>
          <w:i/>
          <w:iCs/>
          <w:noProof/>
          <w:szCs w:val="24"/>
        </w:rPr>
        <w:t>Azure Cloud Services</w:t>
      </w:r>
      <w:r w:rsidRPr="005F0EB7">
        <w:rPr>
          <w:rFonts w:ascii="Arial" w:hAnsi="Arial" w:cs="Arial"/>
          <w:noProof/>
          <w:szCs w:val="24"/>
        </w:rPr>
        <w:t>. https://azure.microsoft.com/en-us/overview/what-is-</w:t>
      </w:r>
      <w:r w:rsidRPr="005F0EB7">
        <w:rPr>
          <w:rFonts w:ascii="Arial" w:hAnsi="Arial" w:cs="Arial"/>
          <w:noProof/>
          <w:szCs w:val="24"/>
        </w:rPr>
        <w:lastRenderedPageBreak/>
        <w:t>cloud-computing/</w:t>
      </w:r>
    </w:p>
    <w:p w14:paraId="78321A61" w14:textId="77777777" w:rsidR="005F0EB7" w:rsidRPr="005F0EB7" w:rsidRDefault="005F0EB7" w:rsidP="005F0EB7">
      <w:pPr>
        <w:widowControl w:val="0"/>
        <w:autoSpaceDE w:val="0"/>
        <w:autoSpaceDN w:val="0"/>
        <w:adjustRightInd w:val="0"/>
        <w:spacing w:line="240" w:lineRule="auto"/>
        <w:ind w:left="480" w:hanging="480"/>
        <w:rPr>
          <w:rFonts w:ascii="Arial" w:hAnsi="Arial" w:cs="Arial"/>
          <w:noProof/>
          <w:szCs w:val="24"/>
        </w:rPr>
      </w:pPr>
      <w:r w:rsidRPr="005F0EB7">
        <w:rPr>
          <w:rFonts w:ascii="Arial" w:hAnsi="Arial" w:cs="Arial"/>
          <w:noProof/>
          <w:szCs w:val="24"/>
        </w:rPr>
        <w:t xml:space="preserve">Mohd Nawi, M. N., Baluch, N., &amp; Bahauddin, A. Y. (2014). Impact of fragmentation issue in construction industry: An overview. </w:t>
      </w:r>
      <w:r w:rsidRPr="005F0EB7">
        <w:rPr>
          <w:rFonts w:ascii="Arial" w:hAnsi="Arial" w:cs="Arial"/>
          <w:i/>
          <w:iCs/>
          <w:noProof/>
          <w:szCs w:val="24"/>
        </w:rPr>
        <w:t>MATEC Web of Conferences</w:t>
      </w:r>
      <w:r w:rsidRPr="005F0EB7">
        <w:rPr>
          <w:rFonts w:ascii="Arial" w:hAnsi="Arial" w:cs="Arial"/>
          <w:noProof/>
          <w:szCs w:val="24"/>
        </w:rPr>
        <w:t>. https://doi.org/10.1051/matecconf/20141501009</w:t>
      </w:r>
    </w:p>
    <w:p w14:paraId="352AEEC7" w14:textId="77777777" w:rsidR="005F0EB7" w:rsidRPr="005F0EB7" w:rsidRDefault="005F0EB7" w:rsidP="005F0EB7">
      <w:pPr>
        <w:widowControl w:val="0"/>
        <w:autoSpaceDE w:val="0"/>
        <w:autoSpaceDN w:val="0"/>
        <w:adjustRightInd w:val="0"/>
        <w:spacing w:line="240" w:lineRule="auto"/>
        <w:ind w:left="480" w:hanging="480"/>
        <w:rPr>
          <w:rFonts w:ascii="Arial" w:hAnsi="Arial" w:cs="Arial"/>
          <w:noProof/>
          <w:szCs w:val="24"/>
        </w:rPr>
      </w:pPr>
      <w:r w:rsidRPr="005F0EB7">
        <w:rPr>
          <w:rFonts w:ascii="Arial" w:hAnsi="Arial" w:cs="Arial"/>
          <w:noProof/>
          <w:szCs w:val="24"/>
        </w:rPr>
        <w:t xml:space="preserve">Radford, Jamie; Macdonald, J. (2020). </w:t>
      </w:r>
      <w:r w:rsidRPr="005F0EB7">
        <w:rPr>
          <w:rFonts w:ascii="Arial" w:hAnsi="Arial" w:cs="Arial"/>
          <w:i/>
          <w:iCs/>
          <w:noProof/>
          <w:szCs w:val="24"/>
        </w:rPr>
        <w:t>Project 13 Digital Transformation Workstream: Infrastructure industry benchmarking report</w:t>
      </w:r>
      <w:r w:rsidRPr="005F0EB7">
        <w:rPr>
          <w:rFonts w:ascii="Arial" w:hAnsi="Arial" w:cs="Arial"/>
          <w:noProof/>
          <w:szCs w:val="24"/>
        </w:rPr>
        <w:t>.</w:t>
      </w:r>
    </w:p>
    <w:p w14:paraId="4B1725BA" w14:textId="77777777" w:rsidR="005F0EB7" w:rsidRPr="005F0EB7" w:rsidRDefault="005F0EB7" w:rsidP="005F0EB7">
      <w:pPr>
        <w:widowControl w:val="0"/>
        <w:autoSpaceDE w:val="0"/>
        <w:autoSpaceDN w:val="0"/>
        <w:adjustRightInd w:val="0"/>
        <w:spacing w:line="240" w:lineRule="auto"/>
        <w:ind w:left="480" w:hanging="480"/>
        <w:rPr>
          <w:rFonts w:ascii="Arial" w:hAnsi="Arial" w:cs="Arial"/>
          <w:noProof/>
          <w:szCs w:val="24"/>
        </w:rPr>
      </w:pPr>
      <w:r w:rsidRPr="005F0EB7">
        <w:rPr>
          <w:rFonts w:ascii="Arial" w:hAnsi="Arial" w:cs="Arial"/>
          <w:noProof/>
          <w:szCs w:val="24"/>
        </w:rPr>
        <w:t xml:space="preserve">StarCompliance. (2019). </w:t>
      </w:r>
      <w:r w:rsidRPr="005F0EB7">
        <w:rPr>
          <w:rFonts w:ascii="Arial" w:hAnsi="Arial" w:cs="Arial"/>
          <w:i/>
          <w:iCs/>
          <w:noProof/>
          <w:szCs w:val="24"/>
        </w:rPr>
        <w:t>Compliance Control Room: What Is It And Who Needs It?</w:t>
      </w:r>
      <w:r w:rsidRPr="005F0EB7">
        <w:rPr>
          <w:rFonts w:ascii="Arial" w:hAnsi="Arial" w:cs="Arial"/>
          <w:noProof/>
          <w:szCs w:val="24"/>
        </w:rPr>
        <w:t xml:space="preserve"> https://blog.starcompliance.com/control-room-what-is-it-and-who-needs-it</w:t>
      </w:r>
    </w:p>
    <w:p w14:paraId="520F3DD1" w14:textId="77777777" w:rsidR="005F0EB7" w:rsidRPr="005F0EB7" w:rsidRDefault="005F0EB7" w:rsidP="005F0EB7">
      <w:pPr>
        <w:widowControl w:val="0"/>
        <w:autoSpaceDE w:val="0"/>
        <w:autoSpaceDN w:val="0"/>
        <w:adjustRightInd w:val="0"/>
        <w:spacing w:line="240" w:lineRule="auto"/>
        <w:ind w:left="480" w:hanging="480"/>
        <w:rPr>
          <w:rFonts w:ascii="Arial" w:hAnsi="Arial" w:cs="Arial"/>
          <w:noProof/>
          <w:szCs w:val="24"/>
        </w:rPr>
      </w:pPr>
      <w:r w:rsidRPr="005F0EB7">
        <w:rPr>
          <w:rFonts w:ascii="Arial" w:hAnsi="Arial" w:cs="Arial"/>
          <w:noProof/>
          <w:szCs w:val="24"/>
        </w:rPr>
        <w:t xml:space="preserve">Stergiou, C., Psannis, K. E., Kim, B. G., &amp; Gupta, B. (2018). Secure integration of IoT and Cloud Computing. </w:t>
      </w:r>
      <w:r w:rsidRPr="005F0EB7">
        <w:rPr>
          <w:rFonts w:ascii="Arial" w:hAnsi="Arial" w:cs="Arial"/>
          <w:i/>
          <w:iCs/>
          <w:noProof/>
          <w:szCs w:val="24"/>
        </w:rPr>
        <w:t>Future Generation Computer Systems</w:t>
      </w:r>
      <w:r w:rsidRPr="005F0EB7">
        <w:rPr>
          <w:rFonts w:ascii="Arial" w:hAnsi="Arial" w:cs="Arial"/>
          <w:noProof/>
          <w:szCs w:val="24"/>
        </w:rPr>
        <w:t>. https://doi.org/10.1016/j.future.2016.11.031</w:t>
      </w:r>
    </w:p>
    <w:p w14:paraId="2DC34E53" w14:textId="77777777" w:rsidR="005F0EB7" w:rsidRPr="005F0EB7" w:rsidRDefault="005F0EB7" w:rsidP="005F0EB7">
      <w:pPr>
        <w:widowControl w:val="0"/>
        <w:autoSpaceDE w:val="0"/>
        <w:autoSpaceDN w:val="0"/>
        <w:adjustRightInd w:val="0"/>
        <w:spacing w:line="240" w:lineRule="auto"/>
        <w:ind w:left="480" w:hanging="480"/>
        <w:rPr>
          <w:rFonts w:ascii="Arial" w:hAnsi="Arial" w:cs="Arial"/>
          <w:noProof/>
          <w:szCs w:val="24"/>
        </w:rPr>
      </w:pPr>
      <w:r w:rsidRPr="005F0EB7">
        <w:rPr>
          <w:rFonts w:ascii="Arial" w:hAnsi="Arial" w:cs="Arial"/>
          <w:noProof/>
          <w:szCs w:val="24"/>
        </w:rPr>
        <w:t xml:space="preserve">Woodhead, R., Stephenson, P., &amp; Morrey, D. (2018). Digital construction: From point solutions to IoT ecosystem. </w:t>
      </w:r>
      <w:r w:rsidRPr="005F0EB7">
        <w:rPr>
          <w:rFonts w:ascii="Arial" w:hAnsi="Arial" w:cs="Arial"/>
          <w:i/>
          <w:iCs/>
          <w:noProof/>
          <w:szCs w:val="24"/>
        </w:rPr>
        <w:t>Automation in Construction</w:t>
      </w:r>
      <w:r w:rsidRPr="005F0EB7">
        <w:rPr>
          <w:rFonts w:ascii="Arial" w:hAnsi="Arial" w:cs="Arial"/>
          <w:noProof/>
          <w:szCs w:val="24"/>
        </w:rPr>
        <w:t>. https://doi.org/10.1016/j.autcon.2018.05.004</w:t>
      </w:r>
    </w:p>
    <w:p w14:paraId="38A07FFF" w14:textId="77777777" w:rsidR="005F0EB7" w:rsidRPr="005F0EB7" w:rsidRDefault="005F0EB7" w:rsidP="005F0EB7">
      <w:pPr>
        <w:widowControl w:val="0"/>
        <w:autoSpaceDE w:val="0"/>
        <w:autoSpaceDN w:val="0"/>
        <w:adjustRightInd w:val="0"/>
        <w:spacing w:line="240" w:lineRule="auto"/>
        <w:ind w:left="480" w:hanging="480"/>
        <w:rPr>
          <w:rFonts w:ascii="Arial" w:hAnsi="Arial" w:cs="Arial"/>
          <w:noProof/>
        </w:rPr>
      </w:pPr>
      <w:r w:rsidRPr="005F0EB7">
        <w:rPr>
          <w:rFonts w:ascii="Arial" w:hAnsi="Arial" w:cs="Arial"/>
          <w:noProof/>
          <w:szCs w:val="24"/>
        </w:rPr>
        <w:t xml:space="preserve">Xu, S., &amp; Luo, H. (2014). The information-related time loss on construction sites: A case study on two sites. </w:t>
      </w:r>
      <w:r w:rsidRPr="005F0EB7">
        <w:rPr>
          <w:rFonts w:ascii="Arial" w:hAnsi="Arial" w:cs="Arial"/>
          <w:i/>
          <w:iCs/>
          <w:noProof/>
          <w:szCs w:val="24"/>
        </w:rPr>
        <w:t>International Journal of Advanced Robotic Systems</w:t>
      </w:r>
      <w:r w:rsidRPr="005F0EB7">
        <w:rPr>
          <w:rFonts w:ascii="Arial" w:hAnsi="Arial" w:cs="Arial"/>
          <w:noProof/>
          <w:szCs w:val="24"/>
        </w:rPr>
        <w:t>. https://doi.org/10.5772/58444</w:t>
      </w:r>
    </w:p>
    <w:p w14:paraId="3CE5245C" w14:textId="2085973A" w:rsidR="00E62A6A" w:rsidRDefault="009835E2">
      <w:pPr>
        <w:rPr>
          <w:rFonts w:ascii="Arial" w:hAnsi="Arial" w:cs="Arial"/>
        </w:rPr>
      </w:pPr>
      <w:r w:rsidRPr="00C932F1">
        <w:rPr>
          <w:rFonts w:ascii="Arial" w:hAnsi="Arial" w:cs="Arial"/>
        </w:rPr>
        <w:fldChar w:fldCharType="end"/>
      </w:r>
    </w:p>
    <w:p w14:paraId="400755E0" w14:textId="77777777" w:rsidR="00E62A6A" w:rsidRDefault="00E62A6A">
      <w:pPr>
        <w:rPr>
          <w:rFonts w:ascii="Arial" w:hAnsi="Arial" w:cs="Arial"/>
        </w:rPr>
      </w:pPr>
      <w:r>
        <w:rPr>
          <w:rFonts w:ascii="Arial" w:hAnsi="Arial" w:cs="Arial"/>
        </w:rPr>
        <w:br w:type="page"/>
      </w:r>
    </w:p>
    <w:p w14:paraId="647C9366" w14:textId="34FDA0A5" w:rsidR="00411CC2" w:rsidRDefault="00411CC2" w:rsidP="00411CC2">
      <w:pPr>
        <w:pStyle w:val="Heading1"/>
        <w:numPr>
          <w:ilvl w:val="0"/>
          <w:numId w:val="2"/>
        </w:numPr>
        <w:rPr>
          <w:rFonts w:ascii="Arial" w:hAnsi="Arial" w:cs="Arial"/>
        </w:rPr>
      </w:pPr>
      <w:r w:rsidRPr="00B0586D">
        <w:rPr>
          <w:rFonts w:ascii="Arial" w:hAnsi="Arial" w:cs="Arial"/>
        </w:rPr>
        <w:lastRenderedPageBreak/>
        <w:t>Research Log</w:t>
      </w:r>
      <w:r>
        <w:rPr>
          <w:rFonts w:ascii="Arial" w:hAnsi="Arial" w:cs="Arial"/>
          <w:sz w:val="22"/>
          <w:szCs w:val="22"/>
        </w:rPr>
        <w:br w:type="page"/>
      </w:r>
    </w:p>
    <w:p w14:paraId="18A8E269" w14:textId="77BE8EE3" w:rsidR="00064821" w:rsidRPr="00B0586D" w:rsidRDefault="00E6119E" w:rsidP="00E6119E">
      <w:pPr>
        <w:pStyle w:val="Heading1"/>
        <w:numPr>
          <w:ilvl w:val="0"/>
          <w:numId w:val="2"/>
        </w:numPr>
        <w:rPr>
          <w:rFonts w:ascii="Arial" w:hAnsi="Arial" w:cs="Arial"/>
        </w:rPr>
      </w:pPr>
      <w:r w:rsidRPr="00B0586D">
        <w:rPr>
          <w:rFonts w:ascii="Arial" w:hAnsi="Arial" w:cs="Arial"/>
        </w:rPr>
        <w:lastRenderedPageBreak/>
        <w:t>Appendix</w:t>
      </w:r>
    </w:p>
    <w:p w14:paraId="14832C05" w14:textId="073C6B1A" w:rsidR="00E6119E" w:rsidRDefault="00E6119E" w:rsidP="00E6119E"/>
    <w:p w14:paraId="782E7FC7" w14:textId="3C66A0A8" w:rsidR="004C77C5" w:rsidRPr="00E6119E" w:rsidRDefault="00E6119E" w:rsidP="00E6119E">
      <w:r w:rsidRPr="00E6119E">
        <w:rPr>
          <w:highlight w:val="yellow"/>
        </w:rPr>
        <w:t>Codi</w:t>
      </w:r>
      <w:r w:rsidRPr="004C77C5">
        <w:rPr>
          <w:highlight w:val="yellow"/>
        </w:rPr>
        <w:t>n</w:t>
      </w:r>
      <w:r w:rsidR="004C77C5">
        <w:rPr>
          <w:highlight w:val="yellow"/>
        </w:rPr>
        <w:t>g</w:t>
      </w:r>
      <w:r w:rsidR="004C77C5" w:rsidRPr="004C77C5">
        <w:rPr>
          <w:rFonts w:hint="eastAsia"/>
          <w:highlight w:val="yellow"/>
          <w:lang w:eastAsia="zh-HK"/>
        </w:rPr>
        <w:t>,</w:t>
      </w:r>
      <w:r w:rsidR="004C77C5" w:rsidRPr="004C77C5">
        <w:rPr>
          <w:highlight w:val="yellow"/>
        </w:rPr>
        <w:t xml:space="preserve"> </w:t>
      </w:r>
      <w:proofErr w:type="spellStart"/>
      <w:r w:rsidR="004C77C5" w:rsidRPr="004C77C5">
        <w:rPr>
          <w:highlight w:val="yellow"/>
        </w:rPr>
        <w:t>github</w:t>
      </w:r>
      <w:proofErr w:type="spellEnd"/>
    </w:p>
    <w:sectPr w:rsidR="004C77C5" w:rsidRPr="00E6119E">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 Leung" w:date="2020-08-06T10:09:00Z" w:initials="AL">
    <w:p w14:paraId="15FFC970" w14:textId="10DF843D" w:rsidR="00E40B5A" w:rsidRDefault="00E40B5A">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5FFC97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65551" w16cex:dateUtc="2020-08-06T0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5FFC970" w16cid:durableId="22D655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A0519C" w14:textId="77777777" w:rsidR="002A1766" w:rsidRDefault="002A1766" w:rsidP="0024431E">
      <w:pPr>
        <w:spacing w:after="0" w:line="240" w:lineRule="auto"/>
      </w:pPr>
      <w:r>
        <w:separator/>
      </w:r>
    </w:p>
  </w:endnote>
  <w:endnote w:type="continuationSeparator" w:id="0">
    <w:p w14:paraId="25D40FC7" w14:textId="77777777" w:rsidR="002A1766" w:rsidRDefault="002A1766" w:rsidP="002443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0002AFF" w:usb1="4000ACFF" w:usb2="00000001"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E626BB" w14:textId="77777777" w:rsidR="002A1766" w:rsidRDefault="002A1766" w:rsidP="0024431E">
      <w:pPr>
        <w:spacing w:after="0" w:line="240" w:lineRule="auto"/>
      </w:pPr>
      <w:r>
        <w:separator/>
      </w:r>
    </w:p>
  </w:footnote>
  <w:footnote w:type="continuationSeparator" w:id="0">
    <w:p w14:paraId="6699D72C" w14:textId="77777777" w:rsidR="002A1766" w:rsidRDefault="002A1766" w:rsidP="0024431E">
      <w:pPr>
        <w:spacing w:after="0" w:line="240" w:lineRule="auto"/>
      </w:pPr>
      <w:r>
        <w:continuationSeparator/>
      </w:r>
    </w:p>
  </w:footnote>
  <w:footnote w:id="1">
    <w:p w14:paraId="4E943FFF" w14:textId="7FB3E8FA" w:rsidR="00E40B5A" w:rsidRDefault="00E40B5A">
      <w:pPr>
        <w:pStyle w:val="FootnoteText"/>
      </w:pPr>
      <w:r w:rsidRPr="00150CA4">
        <w:rPr>
          <w:rStyle w:val="FootnoteReference"/>
        </w:rPr>
        <w:footnoteRef/>
      </w:r>
      <w:r>
        <w:t xml:space="preserve"> </w:t>
      </w:r>
      <w:r w:rsidRPr="0024431E">
        <w:t>https://www.youtube.com/watch?v=oYzqpfinyvc</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DD7DF2"/>
    <w:multiLevelType w:val="hybridMultilevel"/>
    <w:tmpl w:val="0F5C9CEC"/>
    <w:lvl w:ilvl="0" w:tplc="3C090017">
      <w:start w:val="1"/>
      <w:numFmt w:val="lowerLetter"/>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 w15:restartNumberingAfterBreak="0">
    <w:nsid w:val="1AF977DE"/>
    <w:multiLevelType w:val="multilevel"/>
    <w:tmpl w:val="9DE00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592E91"/>
    <w:multiLevelType w:val="hybridMultilevel"/>
    <w:tmpl w:val="5D1ED602"/>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 w15:restartNumberingAfterBreak="0">
    <w:nsid w:val="57005456"/>
    <w:multiLevelType w:val="hybridMultilevel"/>
    <w:tmpl w:val="4914D730"/>
    <w:lvl w:ilvl="0" w:tplc="3C090017">
      <w:start w:val="1"/>
      <w:numFmt w:val="lowerLetter"/>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4" w15:restartNumberingAfterBreak="0">
    <w:nsid w:val="61930662"/>
    <w:multiLevelType w:val="hybridMultilevel"/>
    <w:tmpl w:val="03983F0E"/>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5" w15:restartNumberingAfterBreak="0">
    <w:nsid w:val="6B8E73AE"/>
    <w:multiLevelType w:val="multilevel"/>
    <w:tmpl w:val="A4BA241C"/>
    <w:lvl w:ilvl="0">
      <w:start w:val="1"/>
      <w:numFmt w:val="decimal"/>
      <w:lvlText w:val="%1."/>
      <w:lvlJc w:val="left"/>
      <w:pPr>
        <w:ind w:left="360" w:hanging="360"/>
      </w:pPr>
      <w:rPr>
        <w:b w:val="0"/>
        <w:bCs w:val="0"/>
        <w:sz w:val="22"/>
        <w:szCs w:val="22"/>
      </w:rPr>
    </w:lvl>
    <w:lvl w:ilvl="1">
      <w:start w:val="1"/>
      <w:numFmt w:val="decimal"/>
      <w:lvlText w:val="%1.%2."/>
      <w:lvlJc w:val="left"/>
      <w:pPr>
        <w:ind w:left="792" w:hanging="432"/>
      </w:pPr>
      <w:rPr>
        <w:rFonts w:ascii="Arial" w:hAnsi="Arial" w:cs="Arial" w:hint="default"/>
        <w:sz w:val="22"/>
        <w:szCs w:val="22"/>
      </w:rPr>
    </w:lvl>
    <w:lvl w:ilvl="2">
      <w:start w:val="1"/>
      <w:numFmt w:val="decimal"/>
      <w:lvlText w:val="%1.%2.%3."/>
      <w:lvlJc w:val="left"/>
      <w:pPr>
        <w:ind w:left="1224" w:hanging="504"/>
      </w:pPr>
      <w:rPr>
        <w:rFonts w:ascii="Arial" w:hAnsi="Arial" w:cs="Arial" w:hint="default"/>
        <w:sz w:val="22"/>
        <w:szCs w:val="2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5"/>
  </w:num>
  <w:num w:numId="3">
    <w:abstractNumId w:val="2"/>
  </w:num>
  <w:num w:numId="4">
    <w:abstractNumId w:val="3"/>
  </w:num>
  <w:num w:numId="5">
    <w:abstractNumId w:val="0"/>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 Leung">
    <w15:presenceInfo w15:providerId="Windows Live" w15:userId="bc67efbb67d606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025"/>
    <w:rsid w:val="0000010A"/>
    <w:rsid w:val="000006B5"/>
    <w:rsid w:val="00000C07"/>
    <w:rsid w:val="000010BE"/>
    <w:rsid w:val="00003215"/>
    <w:rsid w:val="00003427"/>
    <w:rsid w:val="000061DD"/>
    <w:rsid w:val="00006382"/>
    <w:rsid w:val="000065BE"/>
    <w:rsid w:val="0001064F"/>
    <w:rsid w:val="00011D8C"/>
    <w:rsid w:val="00012C13"/>
    <w:rsid w:val="000136AB"/>
    <w:rsid w:val="00015A0B"/>
    <w:rsid w:val="00023EFA"/>
    <w:rsid w:val="00024916"/>
    <w:rsid w:val="000252B3"/>
    <w:rsid w:val="0002567A"/>
    <w:rsid w:val="00025FEB"/>
    <w:rsid w:val="00031BB2"/>
    <w:rsid w:val="00033623"/>
    <w:rsid w:val="00035707"/>
    <w:rsid w:val="0003697D"/>
    <w:rsid w:val="00042AF8"/>
    <w:rsid w:val="00043F2F"/>
    <w:rsid w:val="00047632"/>
    <w:rsid w:val="00050F7C"/>
    <w:rsid w:val="00051CB3"/>
    <w:rsid w:val="00053C23"/>
    <w:rsid w:val="00054B7F"/>
    <w:rsid w:val="00054D41"/>
    <w:rsid w:val="000562C2"/>
    <w:rsid w:val="000565E0"/>
    <w:rsid w:val="00057C28"/>
    <w:rsid w:val="00057E65"/>
    <w:rsid w:val="00060854"/>
    <w:rsid w:val="00063F2C"/>
    <w:rsid w:val="00064821"/>
    <w:rsid w:val="0006507F"/>
    <w:rsid w:val="0006509A"/>
    <w:rsid w:val="00065BF3"/>
    <w:rsid w:val="00077697"/>
    <w:rsid w:val="00080B7F"/>
    <w:rsid w:val="0008344B"/>
    <w:rsid w:val="00083D28"/>
    <w:rsid w:val="00083DA1"/>
    <w:rsid w:val="00084125"/>
    <w:rsid w:val="000845C4"/>
    <w:rsid w:val="000854BF"/>
    <w:rsid w:val="00091077"/>
    <w:rsid w:val="00091A87"/>
    <w:rsid w:val="00092FF5"/>
    <w:rsid w:val="000930C8"/>
    <w:rsid w:val="0009472C"/>
    <w:rsid w:val="00094E3C"/>
    <w:rsid w:val="000954DE"/>
    <w:rsid w:val="00095BC8"/>
    <w:rsid w:val="00096FAB"/>
    <w:rsid w:val="000A2D70"/>
    <w:rsid w:val="000A2D82"/>
    <w:rsid w:val="000A57A9"/>
    <w:rsid w:val="000A7325"/>
    <w:rsid w:val="000B33CE"/>
    <w:rsid w:val="000B4B9D"/>
    <w:rsid w:val="000B6EDA"/>
    <w:rsid w:val="000B719B"/>
    <w:rsid w:val="000C0287"/>
    <w:rsid w:val="000C13F3"/>
    <w:rsid w:val="000C2D85"/>
    <w:rsid w:val="000C2DC3"/>
    <w:rsid w:val="000D1CB9"/>
    <w:rsid w:val="000D31D7"/>
    <w:rsid w:val="000D51E6"/>
    <w:rsid w:val="000D5B77"/>
    <w:rsid w:val="000D66D4"/>
    <w:rsid w:val="000E0B64"/>
    <w:rsid w:val="000E0C87"/>
    <w:rsid w:val="000E1111"/>
    <w:rsid w:val="000E1328"/>
    <w:rsid w:val="000E1DBC"/>
    <w:rsid w:val="000E3594"/>
    <w:rsid w:val="000E57A8"/>
    <w:rsid w:val="000E6874"/>
    <w:rsid w:val="000F1B84"/>
    <w:rsid w:val="000F3974"/>
    <w:rsid w:val="000F3C6F"/>
    <w:rsid w:val="000F461B"/>
    <w:rsid w:val="000F4847"/>
    <w:rsid w:val="000F72BA"/>
    <w:rsid w:val="00100E8C"/>
    <w:rsid w:val="001019E6"/>
    <w:rsid w:val="0010247A"/>
    <w:rsid w:val="001028A5"/>
    <w:rsid w:val="00104689"/>
    <w:rsid w:val="00104803"/>
    <w:rsid w:val="0010497A"/>
    <w:rsid w:val="00107C61"/>
    <w:rsid w:val="00111760"/>
    <w:rsid w:val="0011242E"/>
    <w:rsid w:val="001129A5"/>
    <w:rsid w:val="0011490A"/>
    <w:rsid w:val="00120829"/>
    <w:rsid w:val="001209BE"/>
    <w:rsid w:val="001217DE"/>
    <w:rsid w:val="00121A22"/>
    <w:rsid w:val="00124619"/>
    <w:rsid w:val="00124BFE"/>
    <w:rsid w:val="00125222"/>
    <w:rsid w:val="001264EF"/>
    <w:rsid w:val="00131235"/>
    <w:rsid w:val="00136BDB"/>
    <w:rsid w:val="00137CDC"/>
    <w:rsid w:val="00140A96"/>
    <w:rsid w:val="001458B2"/>
    <w:rsid w:val="00147011"/>
    <w:rsid w:val="00147AAC"/>
    <w:rsid w:val="0015053D"/>
    <w:rsid w:val="00150CA4"/>
    <w:rsid w:val="001510B3"/>
    <w:rsid w:val="001511CC"/>
    <w:rsid w:val="00152884"/>
    <w:rsid w:val="00152BBE"/>
    <w:rsid w:val="001548F2"/>
    <w:rsid w:val="00155908"/>
    <w:rsid w:val="001578EA"/>
    <w:rsid w:val="0016714E"/>
    <w:rsid w:val="00167668"/>
    <w:rsid w:val="0017421A"/>
    <w:rsid w:val="00182235"/>
    <w:rsid w:val="00182412"/>
    <w:rsid w:val="00182D6A"/>
    <w:rsid w:val="001840C4"/>
    <w:rsid w:val="00185DD2"/>
    <w:rsid w:val="00186D64"/>
    <w:rsid w:val="001875EA"/>
    <w:rsid w:val="00191F63"/>
    <w:rsid w:val="001923AA"/>
    <w:rsid w:val="00195F77"/>
    <w:rsid w:val="001A281A"/>
    <w:rsid w:val="001A34A8"/>
    <w:rsid w:val="001A4628"/>
    <w:rsid w:val="001B0639"/>
    <w:rsid w:val="001B0CFB"/>
    <w:rsid w:val="001B152C"/>
    <w:rsid w:val="001B1DD6"/>
    <w:rsid w:val="001B1E7E"/>
    <w:rsid w:val="001B2D7E"/>
    <w:rsid w:val="001B3DCD"/>
    <w:rsid w:val="001B42BC"/>
    <w:rsid w:val="001C3D0D"/>
    <w:rsid w:val="001C55C4"/>
    <w:rsid w:val="001C6AFB"/>
    <w:rsid w:val="001D0D3B"/>
    <w:rsid w:val="001D1450"/>
    <w:rsid w:val="001D3E72"/>
    <w:rsid w:val="001D495E"/>
    <w:rsid w:val="001D7179"/>
    <w:rsid w:val="001D7610"/>
    <w:rsid w:val="001D791B"/>
    <w:rsid w:val="001E1EC9"/>
    <w:rsid w:val="001E3B1E"/>
    <w:rsid w:val="001E3F08"/>
    <w:rsid w:val="001E6723"/>
    <w:rsid w:val="001F18C5"/>
    <w:rsid w:val="001F1BAE"/>
    <w:rsid w:val="001F20AF"/>
    <w:rsid w:val="001F48D3"/>
    <w:rsid w:val="001F494E"/>
    <w:rsid w:val="001F57DC"/>
    <w:rsid w:val="001F5AED"/>
    <w:rsid w:val="001F619A"/>
    <w:rsid w:val="001F6249"/>
    <w:rsid w:val="002003C9"/>
    <w:rsid w:val="00201674"/>
    <w:rsid w:val="002019BB"/>
    <w:rsid w:val="0020279B"/>
    <w:rsid w:val="00206917"/>
    <w:rsid w:val="0021080E"/>
    <w:rsid w:val="00212B19"/>
    <w:rsid w:val="00213692"/>
    <w:rsid w:val="00214D27"/>
    <w:rsid w:val="0022169B"/>
    <w:rsid w:val="00222682"/>
    <w:rsid w:val="00222D61"/>
    <w:rsid w:val="00222DAB"/>
    <w:rsid w:val="0022331B"/>
    <w:rsid w:val="00223DF2"/>
    <w:rsid w:val="0022523A"/>
    <w:rsid w:val="00225A9A"/>
    <w:rsid w:val="00227E8B"/>
    <w:rsid w:val="0023539A"/>
    <w:rsid w:val="0023606D"/>
    <w:rsid w:val="00236BF8"/>
    <w:rsid w:val="002418A5"/>
    <w:rsid w:val="00241F66"/>
    <w:rsid w:val="0024227B"/>
    <w:rsid w:val="00242527"/>
    <w:rsid w:val="00243F72"/>
    <w:rsid w:val="0024431E"/>
    <w:rsid w:val="002443A2"/>
    <w:rsid w:val="0024655E"/>
    <w:rsid w:val="0024783A"/>
    <w:rsid w:val="0025029A"/>
    <w:rsid w:val="00251B31"/>
    <w:rsid w:val="00252902"/>
    <w:rsid w:val="0025405A"/>
    <w:rsid w:val="00254D56"/>
    <w:rsid w:val="00255BE4"/>
    <w:rsid w:val="00257BF9"/>
    <w:rsid w:val="00260052"/>
    <w:rsid w:val="00261CD8"/>
    <w:rsid w:val="00266737"/>
    <w:rsid w:val="00270A6E"/>
    <w:rsid w:val="00271B91"/>
    <w:rsid w:val="00271F37"/>
    <w:rsid w:val="00272A83"/>
    <w:rsid w:val="0028016B"/>
    <w:rsid w:val="002807DD"/>
    <w:rsid w:val="00281929"/>
    <w:rsid w:val="00282479"/>
    <w:rsid w:val="00291DB6"/>
    <w:rsid w:val="0029248F"/>
    <w:rsid w:val="0029557F"/>
    <w:rsid w:val="002A1451"/>
    <w:rsid w:val="002A1766"/>
    <w:rsid w:val="002A23BE"/>
    <w:rsid w:val="002A5729"/>
    <w:rsid w:val="002B1608"/>
    <w:rsid w:val="002B1A10"/>
    <w:rsid w:val="002B3872"/>
    <w:rsid w:val="002B39EC"/>
    <w:rsid w:val="002B3BEA"/>
    <w:rsid w:val="002B5464"/>
    <w:rsid w:val="002C26EF"/>
    <w:rsid w:val="002C2F4E"/>
    <w:rsid w:val="002D1143"/>
    <w:rsid w:val="002D63C5"/>
    <w:rsid w:val="002D7B8B"/>
    <w:rsid w:val="002D7BE9"/>
    <w:rsid w:val="002D7F8C"/>
    <w:rsid w:val="002D7F93"/>
    <w:rsid w:val="002E0321"/>
    <w:rsid w:val="002E0598"/>
    <w:rsid w:val="002E05B9"/>
    <w:rsid w:val="002E16B6"/>
    <w:rsid w:val="002E1DA9"/>
    <w:rsid w:val="002E391F"/>
    <w:rsid w:val="002E3A4A"/>
    <w:rsid w:val="002E4043"/>
    <w:rsid w:val="002E5B49"/>
    <w:rsid w:val="002E7B2D"/>
    <w:rsid w:val="002F02E3"/>
    <w:rsid w:val="002F0391"/>
    <w:rsid w:val="002F07A2"/>
    <w:rsid w:val="002F4845"/>
    <w:rsid w:val="002F5304"/>
    <w:rsid w:val="0030133F"/>
    <w:rsid w:val="00305FC0"/>
    <w:rsid w:val="00311079"/>
    <w:rsid w:val="00311940"/>
    <w:rsid w:val="00312ACF"/>
    <w:rsid w:val="003131D2"/>
    <w:rsid w:val="00314735"/>
    <w:rsid w:val="00316D4B"/>
    <w:rsid w:val="003276D8"/>
    <w:rsid w:val="00327B32"/>
    <w:rsid w:val="003303A0"/>
    <w:rsid w:val="00332B0D"/>
    <w:rsid w:val="00334763"/>
    <w:rsid w:val="00335D67"/>
    <w:rsid w:val="00337DAF"/>
    <w:rsid w:val="00343940"/>
    <w:rsid w:val="0034530B"/>
    <w:rsid w:val="003455E5"/>
    <w:rsid w:val="00345819"/>
    <w:rsid w:val="0034621A"/>
    <w:rsid w:val="00350D41"/>
    <w:rsid w:val="00352DF9"/>
    <w:rsid w:val="0036007A"/>
    <w:rsid w:val="00361A6A"/>
    <w:rsid w:val="00362453"/>
    <w:rsid w:val="003634E3"/>
    <w:rsid w:val="00365AA8"/>
    <w:rsid w:val="003668BB"/>
    <w:rsid w:val="00367007"/>
    <w:rsid w:val="00367EA5"/>
    <w:rsid w:val="00370D62"/>
    <w:rsid w:val="003718A4"/>
    <w:rsid w:val="003736DE"/>
    <w:rsid w:val="00380505"/>
    <w:rsid w:val="00381778"/>
    <w:rsid w:val="00382F43"/>
    <w:rsid w:val="00383B1D"/>
    <w:rsid w:val="00390811"/>
    <w:rsid w:val="0039391E"/>
    <w:rsid w:val="00393D4B"/>
    <w:rsid w:val="0039500D"/>
    <w:rsid w:val="00396B0C"/>
    <w:rsid w:val="00396E93"/>
    <w:rsid w:val="00397DBE"/>
    <w:rsid w:val="003A05C8"/>
    <w:rsid w:val="003A0843"/>
    <w:rsid w:val="003A08D0"/>
    <w:rsid w:val="003A1E01"/>
    <w:rsid w:val="003A23C8"/>
    <w:rsid w:val="003B0DC4"/>
    <w:rsid w:val="003B2408"/>
    <w:rsid w:val="003B4FD2"/>
    <w:rsid w:val="003B587F"/>
    <w:rsid w:val="003B598D"/>
    <w:rsid w:val="003B5BB2"/>
    <w:rsid w:val="003C069B"/>
    <w:rsid w:val="003C0D98"/>
    <w:rsid w:val="003C2CCD"/>
    <w:rsid w:val="003C4DEB"/>
    <w:rsid w:val="003C5A77"/>
    <w:rsid w:val="003C7FF0"/>
    <w:rsid w:val="003D2E66"/>
    <w:rsid w:val="003D2F29"/>
    <w:rsid w:val="003D554C"/>
    <w:rsid w:val="003E1463"/>
    <w:rsid w:val="003E25C4"/>
    <w:rsid w:val="003E3AD6"/>
    <w:rsid w:val="003E5EB2"/>
    <w:rsid w:val="003E671D"/>
    <w:rsid w:val="003E6CE6"/>
    <w:rsid w:val="003E7866"/>
    <w:rsid w:val="003F134E"/>
    <w:rsid w:val="003F413B"/>
    <w:rsid w:val="003F4DC8"/>
    <w:rsid w:val="003F5504"/>
    <w:rsid w:val="003F6376"/>
    <w:rsid w:val="003F6B32"/>
    <w:rsid w:val="003F75FF"/>
    <w:rsid w:val="004000E9"/>
    <w:rsid w:val="00404B83"/>
    <w:rsid w:val="00406FA4"/>
    <w:rsid w:val="00407132"/>
    <w:rsid w:val="00411CC2"/>
    <w:rsid w:val="0041304C"/>
    <w:rsid w:val="00413201"/>
    <w:rsid w:val="00414DF8"/>
    <w:rsid w:val="00415380"/>
    <w:rsid w:val="00420445"/>
    <w:rsid w:val="00426391"/>
    <w:rsid w:val="0042712D"/>
    <w:rsid w:val="00432ABD"/>
    <w:rsid w:val="00433458"/>
    <w:rsid w:val="00434521"/>
    <w:rsid w:val="00436F56"/>
    <w:rsid w:val="00437525"/>
    <w:rsid w:val="0044015D"/>
    <w:rsid w:val="004421B0"/>
    <w:rsid w:val="00445A04"/>
    <w:rsid w:val="00446B9E"/>
    <w:rsid w:val="004530C6"/>
    <w:rsid w:val="00453378"/>
    <w:rsid w:val="00453AC5"/>
    <w:rsid w:val="00453D64"/>
    <w:rsid w:val="00455B77"/>
    <w:rsid w:val="00457634"/>
    <w:rsid w:val="0046093D"/>
    <w:rsid w:val="00461DFD"/>
    <w:rsid w:val="00463502"/>
    <w:rsid w:val="004636D6"/>
    <w:rsid w:val="00463E5D"/>
    <w:rsid w:val="00464394"/>
    <w:rsid w:val="004707B3"/>
    <w:rsid w:val="00473D6B"/>
    <w:rsid w:val="004746DD"/>
    <w:rsid w:val="0047484B"/>
    <w:rsid w:val="00475ECE"/>
    <w:rsid w:val="00476C48"/>
    <w:rsid w:val="00476F85"/>
    <w:rsid w:val="004834F0"/>
    <w:rsid w:val="0048396C"/>
    <w:rsid w:val="00483DBD"/>
    <w:rsid w:val="00485F7A"/>
    <w:rsid w:val="004869ED"/>
    <w:rsid w:val="00486A53"/>
    <w:rsid w:val="00486C95"/>
    <w:rsid w:val="00487E47"/>
    <w:rsid w:val="00494F25"/>
    <w:rsid w:val="004952E0"/>
    <w:rsid w:val="004967B6"/>
    <w:rsid w:val="004A21F4"/>
    <w:rsid w:val="004A2B0A"/>
    <w:rsid w:val="004A3E6D"/>
    <w:rsid w:val="004A479B"/>
    <w:rsid w:val="004A540F"/>
    <w:rsid w:val="004A7B6E"/>
    <w:rsid w:val="004B0551"/>
    <w:rsid w:val="004B1FFD"/>
    <w:rsid w:val="004B3194"/>
    <w:rsid w:val="004B44E9"/>
    <w:rsid w:val="004B4B19"/>
    <w:rsid w:val="004B5366"/>
    <w:rsid w:val="004B5DCC"/>
    <w:rsid w:val="004B67B9"/>
    <w:rsid w:val="004B752D"/>
    <w:rsid w:val="004C0F15"/>
    <w:rsid w:val="004C1531"/>
    <w:rsid w:val="004C2C4D"/>
    <w:rsid w:val="004C4094"/>
    <w:rsid w:val="004C410A"/>
    <w:rsid w:val="004C6B34"/>
    <w:rsid w:val="004C77C5"/>
    <w:rsid w:val="004C7F21"/>
    <w:rsid w:val="004D3D5D"/>
    <w:rsid w:val="004D6D48"/>
    <w:rsid w:val="004D7C8D"/>
    <w:rsid w:val="004E0063"/>
    <w:rsid w:val="004E0A77"/>
    <w:rsid w:val="004E107C"/>
    <w:rsid w:val="004E341A"/>
    <w:rsid w:val="004E3C73"/>
    <w:rsid w:val="004E43FB"/>
    <w:rsid w:val="004E4943"/>
    <w:rsid w:val="004E62FD"/>
    <w:rsid w:val="004E7D5F"/>
    <w:rsid w:val="004F0E35"/>
    <w:rsid w:val="004F12F5"/>
    <w:rsid w:val="004F2982"/>
    <w:rsid w:val="004F50BC"/>
    <w:rsid w:val="004F74E5"/>
    <w:rsid w:val="004F7870"/>
    <w:rsid w:val="005001D0"/>
    <w:rsid w:val="005005BA"/>
    <w:rsid w:val="00500FA4"/>
    <w:rsid w:val="00504E33"/>
    <w:rsid w:val="00505AD2"/>
    <w:rsid w:val="00506920"/>
    <w:rsid w:val="00515800"/>
    <w:rsid w:val="0051698D"/>
    <w:rsid w:val="005218EC"/>
    <w:rsid w:val="005243C6"/>
    <w:rsid w:val="00525049"/>
    <w:rsid w:val="0053161D"/>
    <w:rsid w:val="00531FBA"/>
    <w:rsid w:val="00532EDA"/>
    <w:rsid w:val="005330EC"/>
    <w:rsid w:val="00533B6F"/>
    <w:rsid w:val="0053411B"/>
    <w:rsid w:val="005356D1"/>
    <w:rsid w:val="00536800"/>
    <w:rsid w:val="005378CD"/>
    <w:rsid w:val="00541360"/>
    <w:rsid w:val="00545FC1"/>
    <w:rsid w:val="00546395"/>
    <w:rsid w:val="00546BC3"/>
    <w:rsid w:val="00546FD2"/>
    <w:rsid w:val="00547025"/>
    <w:rsid w:val="005540F8"/>
    <w:rsid w:val="00555AE2"/>
    <w:rsid w:val="00560FD3"/>
    <w:rsid w:val="00561DE0"/>
    <w:rsid w:val="0057074A"/>
    <w:rsid w:val="00571305"/>
    <w:rsid w:val="005736B9"/>
    <w:rsid w:val="00575AEE"/>
    <w:rsid w:val="00577193"/>
    <w:rsid w:val="0058054E"/>
    <w:rsid w:val="00583596"/>
    <w:rsid w:val="00583E25"/>
    <w:rsid w:val="0058432E"/>
    <w:rsid w:val="00584C51"/>
    <w:rsid w:val="00587A39"/>
    <w:rsid w:val="00593C0F"/>
    <w:rsid w:val="00594CD4"/>
    <w:rsid w:val="00595897"/>
    <w:rsid w:val="00595F9D"/>
    <w:rsid w:val="00597A54"/>
    <w:rsid w:val="005A1629"/>
    <w:rsid w:val="005A2F4A"/>
    <w:rsid w:val="005A48C6"/>
    <w:rsid w:val="005A6B66"/>
    <w:rsid w:val="005B148C"/>
    <w:rsid w:val="005B1B5F"/>
    <w:rsid w:val="005B2B20"/>
    <w:rsid w:val="005B3AD8"/>
    <w:rsid w:val="005B3B17"/>
    <w:rsid w:val="005B5479"/>
    <w:rsid w:val="005C0404"/>
    <w:rsid w:val="005C1CDE"/>
    <w:rsid w:val="005C21C2"/>
    <w:rsid w:val="005C4244"/>
    <w:rsid w:val="005C4E70"/>
    <w:rsid w:val="005C506C"/>
    <w:rsid w:val="005C555E"/>
    <w:rsid w:val="005C65CC"/>
    <w:rsid w:val="005D0746"/>
    <w:rsid w:val="005D0CC7"/>
    <w:rsid w:val="005D1965"/>
    <w:rsid w:val="005D42C5"/>
    <w:rsid w:val="005D49AF"/>
    <w:rsid w:val="005D5CEC"/>
    <w:rsid w:val="005D5E30"/>
    <w:rsid w:val="005D6938"/>
    <w:rsid w:val="005D7EDE"/>
    <w:rsid w:val="005E0399"/>
    <w:rsid w:val="005E11FA"/>
    <w:rsid w:val="005E2AA7"/>
    <w:rsid w:val="005E477E"/>
    <w:rsid w:val="005E56A2"/>
    <w:rsid w:val="005E61C4"/>
    <w:rsid w:val="005E7455"/>
    <w:rsid w:val="005F0EB7"/>
    <w:rsid w:val="005F16BE"/>
    <w:rsid w:val="005F4C54"/>
    <w:rsid w:val="005F6D65"/>
    <w:rsid w:val="005F7B60"/>
    <w:rsid w:val="00600D68"/>
    <w:rsid w:val="0060270C"/>
    <w:rsid w:val="00607CA6"/>
    <w:rsid w:val="006110A7"/>
    <w:rsid w:val="00612ACC"/>
    <w:rsid w:val="00613648"/>
    <w:rsid w:val="00614040"/>
    <w:rsid w:val="00614A1D"/>
    <w:rsid w:val="006157D9"/>
    <w:rsid w:val="00615B20"/>
    <w:rsid w:val="00616F1E"/>
    <w:rsid w:val="00620680"/>
    <w:rsid w:val="00622486"/>
    <w:rsid w:val="006238BE"/>
    <w:rsid w:val="006241AE"/>
    <w:rsid w:val="0063057F"/>
    <w:rsid w:val="00630CF9"/>
    <w:rsid w:val="00632D59"/>
    <w:rsid w:val="006338D6"/>
    <w:rsid w:val="00634ACC"/>
    <w:rsid w:val="00636B38"/>
    <w:rsid w:val="00636C08"/>
    <w:rsid w:val="006378C5"/>
    <w:rsid w:val="00641590"/>
    <w:rsid w:val="00641C66"/>
    <w:rsid w:val="00643190"/>
    <w:rsid w:val="00647B96"/>
    <w:rsid w:val="0065299B"/>
    <w:rsid w:val="006550F8"/>
    <w:rsid w:val="00655211"/>
    <w:rsid w:val="006607D0"/>
    <w:rsid w:val="0066098B"/>
    <w:rsid w:val="006612DE"/>
    <w:rsid w:val="0066280E"/>
    <w:rsid w:val="0066288C"/>
    <w:rsid w:val="0066382D"/>
    <w:rsid w:val="00663CDC"/>
    <w:rsid w:val="006643A6"/>
    <w:rsid w:val="006643D3"/>
    <w:rsid w:val="00665D0F"/>
    <w:rsid w:val="00666B6E"/>
    <w:rsid w:val="00672041"/>
    <w:rsid w:val="00672786"/>
    <w:rsid w:val="006730D7"/>
    <w:rsid w:val="0067456A"/>
    <w:rsid w:val="006748A4"/>
    <w:rsid w:val="00675AC4"/>
    <w:rsid w:val="00677661"/>
    <w:rsid w:val="006806DB"/>
    <w:rsid w:val="00681AEC"/>
    <w:rsid w:val="00683292"/>
    <w:rsid w:val="00685774"/>
    <w:rsid w:val="00685A2A"/>
    <w:rsid w:val="00685B9A"/>
    <w:rsid w:val="00685CF3"/>
    <w:rsid w:val="006904CC"/>
    <w:rsid w:val="00690DD8"/>
    <w:rsid w:val="00693B03"/>
    <w:rsid w:val="00695418"/>
    <w:rsid w:val="006A2E47"/>
    <w:rsid w:val="006A4EF6"/>
    <w:rsid w:val="006B4BA5"/>
    <w:rsid w:val="006B5635"/>
    <w:rsid w:val="006B7534"/>
    <w:rsid w:val="006C0097"/>
    <w:rsid w:val="006C20DD"/>
    <w:rsid w:val="006C2D3C"/>
    <w:rsid w:val="006C4424"/>
    <w:rsid w:val="006C6C35"/>
    <w:rsid w:val="006D2A30"/>
    <w:rsid w:val="006D623A"/>
    <w:rsid w:val="006D7F04"/>
    <w:rsid w:val="006E14B5"/>
    <w:rsid w:val="006E17AF"/>
    <w:rsid w:val="006E2DBB"/>
    <w:rsid w:val="006E3536"/>
    <w:rsid w:val="006E3827"/>
    <w:rsid w:val="006F052A"/>
    <w:rsid w:val="006F32B6"/>
    <w:rsid w:val="006F3B54"/>
    <w:rsid w:val="006F4396"/>
    <w:rsid w:val="006F785A"/>
    <w:rsid w:val="0070027C"/>
    <w:rsid w:val="00701619"/>
    <w:rsid w:val="00701902"/>
    <w:rsid w:val="00703DCB"/>
    <w:rsid w:val="00705F3D"/>
    <w:rsid w:val="00706848"/>
    <w:rsid w:val="00707468"/>
    <w:rsid w:val="00711123"/>
    <w:rsid w:val="00712B82"/>
    <w:rsid w:val="00716084"/>
    <w:rsid w:val="00716A9E"/>
    <w:rsid w:val="0072125C"/>
    <w:rsid w:val="00724F45"/>
    <w:rsid w:val="00730BCD"/>
    <w:rsid w:val="00732E74"/>
    <w:rsid w:val="00733D35"/>
    <w:rsid w:val="00735E2C"/>
    <w:rsid w:val="00736A3E"/>
    <w:rsid w:val="0074665C"/>
    <w:rsid w:val="00747DD3"/>
    <w:rsid w:val="007504C9"/>
    <w:rsid w:val="00751ED3"/>
    <w:rsid w:val="00755A2B"/>
    <w:rsid w:val="007560F3"/>
    <w:rsid w:val="00756968"/>
    <w:rsid w:val="00756E6C"/>
    <w:rsid w:val="00760265"/>
    <w:rsid w:val="007603BA"/>
    <w:rsid w:val="00760C6F"/>
    <w:rsid w:val="00764340"/>
    <w:rsid w:val="007664B4"/>
    <w:rsid w:val="00777511"/>
    <w:rsid w:val="007816ED"/>
    <w:rsid w:val="00782B6C"/>
    <w:rsid w:val="00783249"/>
    <w:rsid w:val="00783D51"/>
    <w:rsid w:val="00785120"/>
    <w:rsid w:val="00787E1B"/>
    <w:rsid w:val="00793219"/>
    <w:rsid w:val="00794AD7"/>
    <w:rsid w:val="00794F72"/>
    <w:rsid w:val="007A18C8"/>
    <w:rsid w:val="007A259D"/>
    <w:rsid w:val="007A2DC3"/>
    <w:rsid w:val="007A3F0B"/>
    <w:rsid w:val="007A5D93"/>
    <w:rsid w:val="007A6108"/>
    <w:rsid w:val="007B0F6C"/>
    <w:rsid w:val="007B1BFE"/>
    <w:rsid w:val="007B1C70"/>
    <w:rsid w:val="007B2A16"/>
    <w:rsid w:val="007B4D7C"/>
    <w:rsid w:val="007B50FD"/>
    <w:rsid w:val="007B5513"/>
    <w:rsid w:val="007B67C7"/>
    <w:rsid w:val="007B701F"/>
    <w:rsid w:val="007C1526"/>
    <w:rsid w:val="007C2187"/>
    <w:rsid w:val="007C27FB"/>
    <w:rsid w:val="007C2B72"/>
    <w:rsid w:val="007C6756"/>
    <w:rsid w:val="007C7E3C"/>
    <w:rsid w:val="007D117D"/>
    <w:rsid w:val="007D1C8E"/>
    <w:rsid w:val="007D45A6"/>
    <w:rsid w:val="007D4BC8"/>
    <w:rsid w:val="007D52A7"/>
    <w:rsid w:val="007D5BC5"/>
    <w:rsid w:val="007D6888"/>
    <w:rsid w:val="007E027B"/>
    <w:rsid w:val="007E231F"/>
    <w:rsid w:val="007E23F3"/>
    <w:rsid w:val="007E3286"/>
    <w:rsid w:val="007E45B7"/>
    <w:rsid w:val="007E7993"/>
    <w:rsid w:val="007F08E2"/>
    <w:rsid w:val="007F1D2F"/>
    <w:rsid w:val="007F48D8"/>
    <w:rsid w:val="007F60F0"/>
    <w:rsid w:val="007F7011"/>
    <w:rsid w:val="007F71BF"/>
    <w:rsid w:val="007F75DA"/>
    <w:rsid w:val="00804B0F"/>
    <w:rsid w:val="008079CD"/>
    <w:rsid w:val="00811ECC"/>
    <w:rsid w:val="008123BB"/>
    <w:rsid w:val="00813CA7"/>
    <w:rsid w:val="008159FD"/>
    <w:rsid w:val="00820EF9"/>
    <w:rsid w:val="0082171A"/>
    <w:rsid w:val="0082210C"/>
    <w:rsid w:val="00824F78"/>
    <w:rsid w:val="008313D7"/>
    <w:rsid w:val="00831B33"/>
    <w:rsid w:val="00831BE9"/>
    <w:rsid w:val="008325BC"/>
    <w:rsid w:val="008333D9"/>
    <w:rsid w:val="008359C3"/>
    <w:rsid w:val="008427B3"/>
    <w:rsid w:val="00843A5B"/>
    <w:rsid w:val="00845972"/>
    <w:rsid w:val="00845B03"/>
    <w:rsid w:val="00847E24"/>
    <w:rsid w:val="00850184"/>
    <w:rsid w:val="008510A9"/>
    <w:rsid w:val="00857BB0"/>
    <w:rsid w:val="00860351"/>
    <w:rsid w:val="00867111"/>
    <w:rsid w:val="00867B9B"/>
    <w:rsid w:val="00873AF9"/>
    <w:rsid w:val="00874B65"/>
    <w:rsid w:val="008751E2"/>
    <w:rsid w:val="0088048D"/>
    <w:rsid w:val="00880856"/>
    <w:rsid w:val="0088146B"/>
    <w:rsid w:val="00881A66"/>
    <w:rsid w:val="00882633"/>
    <w:rsid w:val="00886023"/>
    <w:rsid w:val="00886956"/>
    <w:rsid w:val="00892C1D"/>
    <w:rsid w:val="008939DD"/>
    <w:rsid w:val="00894579"/>
    <w:rsid w:val="00894B9D"/>
    <w:rsid w:val="00894C8F"/>
    <w:rsid w:val="00894E75"/>
    <w:rsid w:val="008A0754"/>
    <w:rsid w:val="008A2522"/>
    <w:rsid w:val="008A2983"/>
    <w:rsid w:val="008A2A00"/>
    <w:rsid w:val="008A4918"/>
    <w:rsid w:val="008A5CDA"/>
    <w:rsid w:val="008A6398"/>
    <w:rsid w:val="008B04F8"/>
    <w:rsid w:val="008B1E1A"/>
    <w:rsid w:val="008B5B28"/>
    <w:rsid w:val="008B734A"/>
    <w:rsid w:val="008C2CD9"/>
    <w:rsid w:val="008C301D"/>
    <w:rsid w:val="008C34CA"/>
    <w:rsid w:val="008C34FE"/>
    <w:rsid w:val="008C3F0B"/>
    <w:rsid w:val="008D0319"/>
    <w:rsid w:val="008D114A"/>
    <w:rsid w:val="008D1A21"/>
    <w:rsid w:val="008D2DC9"/>
    <w:rsid w:val="008D7E96"/>
    <w:rsid w:val="008D7F0A"/>
    <w:rsid w:val="008E0977"/>
    <w:rsid w:val="008E48D6"/>
    <w:rsid w:val="008E6352"/>
    <w:rsid w:val="008E74D4"/>
    <w:rsid w:val="008F6CE8"/>
    <w:rsid w:val="008F73F7"/>
    <w:rsid w:val="00900031"/>
    <w:rsid w:val="00902890"/>
    <w:rsid w:val="00902E7B"/>
    <w:rsid w:val="00907A54"/>
    <w:rsid w:val="00907A62"/>
    <w:rsid w:val="00910784"/>
    <w:rsid w:val="00910B73"/>
    <w:rsid w:val="00910D71"/>
    <w:rsid w:val="00911D66"/>
    <w:rsid w:val="0091293C"/>
    <w:rsid w:val="00916349"/>
    <w:rsid w:val="00916AE7"/>
    <w:rsid w:val="0091728D"/>
    <w:rsid w:val="00921274"/>
    <w:rsid w:val="009219CD"/>
    <w:rsid w:val="00922414"/>
    <w:rsid w:val="009244F3"/>
    <w:rsid w:val="00924929"/>
    <w:rsid w:val="00930B35"/>
    <w:rsid w:val="00930DED"/>
    <w:rsid w:val="0093147C"/>
    <w:rsid w:val="00932C31"/>
    <w:rsid w:val="00933297"/>
    <w:rsid w:val="0093498E"/>
    <w:rsid w:val="00936F84"/>
    <w:rsid w:val="009377E8"/>
    <w:rsid w:val="00941C81"/>
    <w:rsid w:val="00941D8E"/>
    <w:rsid w:val="00942A99"/>
    <w:rsid w:val="00942FA6"/>
    <w:rsid w:val="009451AC"/>
    <w:rsid w:val="009459F7"/>
    <w:rsid w:val="00946F38"/>
    <w:rsid w:val="009518F9"/>
    <w:rsid w:val="009561E2"/>
    <w:rsid w:val="009604B7"/>
    <w:rsid w:val="0096319E"/>
    <w:rsid w:val="00971BEF"/>
    <w:rsid w:val="009749D2"/>
    <w:rsid w:val="00977C0C"/>
    <w:rsid w:val="009807C9"/>
    <w:rsid w:val="009812C4"/>
    <w:rsid w:val="00982459"/>
    <w:rsid w:val="009835E2"/>
    <w:rsid w:val="009846F4"/>
    <w:rsid w:val="00984D79"/>
    <w:rsid w:val="0099230A"/>
    <w:rsid w:val="0099402F"/>
    <w:rsid w:val="00994E0F"/>
    <w:rsid w:val="009A21D5"/>
    <w:rsid w:val="009A2365"/>
    <w:rsid w:val="009A35AD"/>
    <w:rsid w:val="009A4917"/>
    <w:rsid w:val="009A554A"/>
    <w:rsid w:val="009A5C17"/>
    <w:rsid w:val="009A7443"/>
    <w:rsid w:val="009A7BC5"/>
    <w:rsid w:val="009B0981"/>
    <w:rsid w:val="009B4266"/>
    <w:rsid w:val="009B7A74"/>
    <w:rsid w:val="009C06B8"/>
    <w:rsid w:val="009C096B"/>
    <w:rsid w:val="009C1791"/>
    <w:rsid w:val="009C17AF"/>
    <w:rsid w:val="009C269B"/>
    <w:rsid w:val="009C2816"/>
    <w:rsid w:val="009C3505"/>
    <w:rsid w:val="009C4372"/>
    <w:rsid w:val="009C7918"/>
    <w:rsid w:val="009D0110"/>
    <w:rsid w:val="009D3BDF"/>
    <w:rsid w:val="009D3CBE"/>
    <w:rsid w:val="009D3F6E"/>
    <w:rsid w:val="009D4C83"/>
    <w:rsid w:val="009D75CD"/>
    <w:rsid w:val="009E085B"/>
    <w:rsid w:val="009E34C2"/>
    <w:rsid w:val="009F0431"/>
    <w:rsid w:val="009F27B7"/>
    <w:rsid w:val="009F4E5D"/>
    <w:rsid w:val="009F6080"/>
    <w:rsid w:val="009F6C1E"/>
    <w:rsid w:val="00A00DA1"/>
    <w:rsid w:val="00A014E3"/>
    <w:rsid w:val="00A0167B"/>
    <w:rsid w:val="00A02B49"/>
    <w:rsid w:val="00A03DD3"/>
    <w:rsid w:val="00A048C7"/>
    <w:rsid w:val="00A06960"/>
    <w:rsid w:val="00A114B4"/>
    <w:rsid w:val="00A1299C"/>
    <w:rsid w:val="00A13732"/>
    <w:rsid w:val="00A13D11"/>
    <w:rsid w:val="00A16494"/>
    <w:rsid w:val="00A16D5E"/>
    <w:rsid w:val="00A1789A"/>
    <w:rsid w:val="00A23763"/>
    <w:rsid w:val="00A25595"/>
    <w:rsid w:val="00A26126"/>
    <w:rsid w:val="00A26826"/>
    <w:rsid w:val="00A26D36"/>
    <w:rsid w:val="00A2718C"/>
    <w:rsid w:val="00A271E5"/>
    <w:rsid w:val="00A31160"/>
    <w:rsid w:val="00A31814"/>
    <w:rsid w:val="00A33804"/>
    <w:rsid w:val="00A3568F"/>
    <w:rsid w:val="00A35A33"/>
    <w:rsid w:val="00A35CCD"/>
    <w:rsid w:val="00A36373"/>
    <w:rsid w:val="00A37F84"/>
    <w:rsid w:val="00A4039F"/>
    <w:rsid w:val="00A4067E"/>
    <w:rsid w:val="00A40A80"/>
    <w:rsid w:val="00A4238E"/>
    <w:rsid w:val="00A4494B"/>
    <w:rsid w:val="00A45559"/>
    <w:rsid w:val="00A45B94"/>
    <w:rsid w:val="00A47CEF"/>
    <w:rsid w:val="00A505DB"/>
    <w:rsid w:val="00A51117"/>
    <w:rsid w:val="00A51126"/>
    <w:rsid w:val="00A51B8D"/>
    <w:rsid w:val="00A51F5E"/>
    <w:rsid w:val="00A53C7F"/>
    <w:rsid w:val="00A6167C"/>
    <w:rsid w:val="00A616DD"/>
    <w:rsid w:val="00A63A6B"/>
    <w:rsid w:val="00A6489B"/>
    <w:rsid w:val="00A64D3E"/>
    <w:rsid w:val="00A710AD"/>
    <w:rsid w:val="00A74EE2"/>
    <w:rsid w:val="00A758A5"/>
    <w:rsid w:val="00A76723"/>
    <w:rsid w:val="00A76D7C"/>
    <w:rsid w:val="00A808FF"/>
    <w:rsid w:val="00A816E8"/>
    <w:rsid w:val="00A82001"/>
    <w:rsid w:val="00A82384"/>
    <w:rsid w:val="00A85AA8"/>
    <w:rsid w:val="00A85F4E"/>
    <w:rsid w:val="00A878CC"/>
    <w:rsid w:val="00A9036B"/>
    <w:rsid w:val="00A91B98"/>
    <w:rsid w:val="00A92DB3"/>
    <w:rsid w:val="00A93C8A"/>
    <w:rsid w:val="00A967E7"/>
    <w:rsid w:val="00AA05A6"/>
    <w:rsid w:val="00AA08D7"/>
    <w:rsid w:val="00AA5704"/>
    <w:rsid w:val="00AA5D18"/>
    <w:rsid w:val="00AA6462"/>
    <w:rsid w:val="00AB1266"/>
    <w:rsid w:val="00AB4389"/>
    <w:rsid w:val="00AB64C7"/>
    <w:rsid w:val="00AC0E87"/>
    <w:rsid w:val="00AC17A1"/>
    <w:rsid w:val="00AC3CCF"/>
    <w:rsid w:val="00AC4415"/>
    <w:rsid w:val="00AC5602"/>
    <w:rsid w:val="00AD0755"/>
    <w:rsid w:val="00AD1D3C"/>
    <w:rsid w:val="00AD59BC"/>
    <w:rsid w:val="00AD5A5D"/>
    <w:rsid w:val="00AD7871"/>
    <w:rsid w:val="00AE1516"/>
    <w:rsid w:val="00AE1DB1"/>
    <w:rsid w:val="00AE1F76"/>
    <w:rsid w:val="00AE2DE1"/>
    <w:rsid w:val="00AE3A6B"/>
    <w:rsid w:val="00AE3B15"/>
    <w:rsid w:val="00AE436F"/>
    <w:rsid w:val="00AE4759"/>
    <w:rsid w:val="00AE5DB5"/>
    <w:rsid w:val="00AE7A2A"/>
    <w:rsid w:val="00AF01CC"/>
    <w:rsid w:val="00AF2D28"/>
    <w:rsid w:val="00AF3204"/>
    <w:rsid w:val="00AF3AA5"/>
    <w:rsid w:val="00AF4E7B"/>
    <w:rsid w:val="00AF58E1"/>
    <w:rsid w:val="00AF5EC3"/>
    <w:rsid w:val="00AF7B56"/>
    <w:rsid w:val="00B01A5A"/>
    <w:rsid w:val="00B0586D"/>
    <w:rsid w:val="00B10EF6"/>
    <w:rsid w:val="00B11487"/>
    <w:rsid w:val="00B11526"/>
    <w:rsid w:val="00B1163B"/>
    <w:rsid w:val="00B17BAC"/>
    <w:rsid w:val="00B20122"/>
    <w:rsid w:val="00B20B57"/>
    <w:rsid w:val="00B21CC0"/>
    <w:rsid w:val="00B2397D"/>
    <w:rsid w:val="00B247ED"/>
    <w:rsid w:val="00B2516C"/>
    <w:rsid w:val="00B35CDB"/>
    <w:rsid w:val="00B37B70"/>
    <w:rsid w:val="00B412C6"/>
    <w:rsid w:val="00B41745"/>
    <w:rsid w:val="00B442DF"/>
    <w:rsid w:val="00B44FAB"/>
    <w:rsid w:val="00B51CB5"/>
    <w:rsid w:val="00B60ABA"/>
    <w:rsid w:val="00B64010"/>
    <w:rsid w:val="00B640D7"/>
    <w:rsid w:val="00B64B8A"/>
    <w:rsid w:val="00B70717"/>
    <w:rsid w:val="00B70BE7"/>
    <w:rsid w:val="00B72347"/>
    <w:rsid w:val="00B75120"/>
    <w:rsid w:val="00B75A76"/>
    <w:rsid w:val="00B77C75"/>
    <w:rsid w:val="00B80888"/>
    <w:rsid w:val="00B8174B"/>
    <w:rsid w:val="00B83051"/>
    <w:rsid w:val="00B847B3"/>
    <w:rsid w:val="00B84E34"/>
    <w:rsid w:val="00B867C5"/>
    <w:rsid w:val="00B91688"/>
    <w:rsid w:val="00B92946"/>
    <w:rsid w:val="00B93069"/>
    <w:rsid w:val="00B958B2"/>
    <w:rsid w:val="00B95C4E"/>
    <w:rsid w:val="00B9693B"/>
    <w:rsid w:val="00B97898"/>
    <w:rsid w:val="00BA608D"/>
    <w:rsid w:val="00BA6531"/>
    <w:rsid w:val="00BA660B"/>
    <w:rsid w:val="00BA6C8D"/>
    <w:rsid w:val="00BA7F30"/>
    <w:rsid w:val="00BB004A"/>
    <w:rsid w:val="00BB3C8C"/>
    <w:rsid w:val="00BB490F"/>
    <w:rsid w:val="00BB6271"/>
    <w:rsid w:val="00BB6554"/>
    <w:rsid w:val="00BB75A4"/>
    <w:rsid w:val="00BC0B86"/>
    <w:rsid w:val="00BC3D42"/>
    <w:rsid w:val="00BC3D97"/>
    <w:rsid w:val="00BD00EC"/>
    <w:rsid w:val="00BD0276"/>
    <w:rsid w:val="00BD191D"/>
    <w:rsid w:val="00BD1932"/>
    <w:rsid w:val="00BD35EC"/>
    <w:rsid w:val="00BD3FC8"/>
    <w:rsid w:val="00BD65E3"/>
    <w:rsid w:val="00BD66B7"/>
    <w:rsid w:val="00BE0BE6"/>
    <w:rsid w:val="00BE3196"/>
    <w:rsid w:val="00BF0363"/>
    <w:rsid w:val="00BF0641"/>
    <w:rsid w:val="00BF0DE1"/>
    <w:rsid w:val="00BF4CB0"/>
    <w:rsid w:val="00BF61FE"/>
    <w:rsid w:val="00BF6B74"/>
    <w:rsid w:val="00BF76E5"/>
    <w:rsid w:val="00C01DAF"/>
    <w:rsid w:val="00C03A68"/>
    <w:rsid w:val="00C1058D"/>
    <w:rsid w:val="00C119D2"/>
    <w:rsid w:val="00C11B14"/>
    <w:rsid w:val="00C1296C"/>
    <w:rsid w:val="00C14B5A"/>
    <w:rsid w:val="00C20410"/>
    <w:rsid w:val="00C22543"/>
    <w:rsid w:val="00C2426B"/>
    <w:rsid w:val="00C24F57"/>
    <w:rsid w:val="00C313D1"/>
    <w:rsid w:val="00C316FE"/>
    <w:rsid w:val="00C3555C"/>
    <w:rsid w:val="00C356C8"/>
    <w:rsid w:val="00C35CCC"/>
    <w:rsid w:val="00C37646"/>
    <w:rsid w:val="00C43208"/>
    <w:rsid w:val="00C444EE"/>
    <w:rsid w:val="00C454C1"/>
    <w:rsid w:val="00C46F5E"/>
    <w:rsid w:val="00C475F2"/>
    <w:rsid w:val="00C512EC"/>
    <w:rsid w:val="00C54C4C"/>
    <w:rsid w:val="00C55894"/>
    <w:rsid w:val="00C57727"/>
    <w:rsid w:val="00C601FF"/>
    <w:rsid w:val="00C61E48"/>
    <w:rsid w:val="00C63CFA"/>
    <w:rsid w:val="00C63D5E"/>
    <w:rsid w:val="00C63EB2"/>
    <w:rsid w:val="00C64BD7"/>
    <w:rsid w:val="00C73FA2"/>
    <w:rsid w:val="00C740FD"/>
    <w:rsid w:val="00C75FA2"/>
    <w:rsid w:val="00C7707F"/>
    <w:rsid w:val="00C81BA4"/>
    <w:rsid w:val="00C83F81"/>
    <w:rsid w:val="00C84D2E"/>
    <w:rsid w:val="00C87F5D"/>
    <w:rsid w:val="00C90BB6"/>
    <w:rsid w:val="00C90E5E"/>
    <w:rsid w:val="00C932F1"/>
    <w:rsid w:val="00C935EE"/>
    <w:rsid w:val="00C95001"/>
    <w:rsid w:val="00C95A94"/>
    <w:rsid w:val="00C96FBC"/>
    <w:rsid w:val="00CA0C90"/>
    <w:rsid w:val="00CA224A"/>
    <w:rsid w:val="00CA2266"/>
    <w:rsid w:val="00CA4D14"/>
    <w:rsid w:val="00CA4D90"/>
    <w:rsid w:val="00CA5262"/>
    <w:rsid w:val="00CA5D4B"/>
    <w:rsid w:val="00CA64B3"/>
    <w:rsid w:val="00CB0579"/>
    <w:rsid w:val="00CB24D8"/>
    <w:rsid w:val="00CB6540"/>
    <w:rsid w:val="00CC05FC"/>
    <w:rsid w:val="00CC0A01"/>
    <w:rsid w:val="00CC1147"/>
    <w:rsid w:val="00CC1400"/>
    <w:rsid w:val="00CC2994"/>
    <w:rsid w:val="00CC4553"/>
    <w:rsid w:val="00CC5874"/>
    <w:rsid w:val="00CC59BE"/>
    <w:rsid w:val="00CC642F"/>
    <w:rsid w:val="00CC777E"/>
    <w:rsid w:val="00CD17F9"/>
    <w:rsid w:val="00CD2AE7"/>
    <w:rsid w:val="00CD4590"/>
    <w:rsid w:val="00CD5BB2"/>
    <w:rsid w:val="00CD6D2F"/>
    <w:rsid w:val="00CE1C9D"/>
    <w:rsid w:val="00CE2332"/>
    <w:rsid w:val="00CE4F3B"/>
    <w:rsid w:val="00CE56DF"/>
    <w:rsid w:val="00CE7718"/>
    <w:rsid w:val="00CE7CB7"/>
    <w:rsid w:val="00CF10C0"/>
    <w:rsid w:val="00CF3F8D"/>
    <w:rsid w:val="00CF56F3"/>
    <w:rsid w:val="00CF6551"/>
    <w:rsid w:val="00CF6A33"/>
    <w:rsid w:val="00CF6DC6"/>
    <w:rsid w:val="00D00493"/>
    <w:rsid w:val="00D0318D"/>
    <w:rsid w:val="00D050C2"/>
    <w:rsid w:val="00D12A87"/>
    <w:rsid w:val="00D12E91"/>
    <w:rsid w:val="00D13106"/>
    <w:rsid w:val="00D13F16"/>
    <w:rsid w:val="00D14990"/>
    <w:rsid w:val="00D150D0"/>
    <w:rsid w:val="00D2224E"/>
    <w:rsid w:val="00D23CA4"/>
    <w:rsid w:val="00D258B0"/>
    <w:rsid w:val="00D263D1"/>
    <w:rsid w:val="00D27AB8"/>
    <w:rsid w:val="00D27E2C"/>
    <w:rsid w:val="00D3378F"/>
    <w:rsid w:val="00D357B1"/>
    <w:rsid w:val="00D428C3"/>
    <w:rsid w:val="00D44916"/>
    <w:rsid w:val="00D449C5"/>
    <w:rsid w:val="00D45BB3"/>
    <w:rsid w:val="00D46765"/>
    <w:rsid w:val="00D53BB2"/>
    <w:rsid w:val="00D548B3"/>
    <w:rsid w:val="00D54BA0"/>
    <w:rsid w:val="00D55519"/>
    <w:rsid w:val="00D55D97"/>
    <w:rsid w:val="00D5698E"/>
    <w:rsid w:val="00D6069E"/>
    <w:rsid w:val="00D60C9B"/>
    <w:rsid w:val="00D64E61"/>
    <w:rsid w:val="00D67506"/>
    <w:rsid w:val="00D70A5D"/>
    <w:rsid w:val="00D7213E"/>
    <w:rsid w:val="00D72720"/>
    <w:rsid w:val="00D73285"/>
    <w:rsid w:val="00D74050"/>
    <w:rsid w:val="00D74845"/>
    <w:rsid w:val="00D75ACF"/>
    <w:rsid w:val="00D75EF3"/>
    <w:rsid w:val="00D80177"/>
    <w:rsid w:val="00D8541C"/>
    <w:rsid w:val="00D901BE"/>
    <w:rsid w:val="00D908A8"/>
    <w:rsid w:val="00D94457"/>
    <w:rsid w:val="00D95CEE"/>
    <w:rsid w:val="00D95CF0"/>
    <w:rsid w:val="00D963CF"/>
    <w:rsid w:val="00D97257"/>
    <w:rsid w:val="00D973B1"/>
    <w:rsid w:val="00DA2A44"/>
    <w:rsid w:val="00DA2C39"/>
    <w:rsid w:val="00DA3E7F"/>
    <w:rsid w:val="00DA4DC1"/>
    <w:rsid w:val="00DA4ED9"/>
    <w:rsid w:val="00DA67EB"/>
    <w:rsid w:val="00DA795A"/>
    <w:rsid w:val="00DB11DE"/>
    <w:rsid w:val="00DB1E6D"/>
    <w:rsid w:val="00DB1EBB"/>
    <w:rsid w:val="00DB399A"/>
    <w:rsid w:val="00DB39B3"/>
    <w:rsid w:val="00DB42AF"/>
    <w:rsid w:val="00DC005A"/>
    <w:rsid w:val="00DC24E3"/>
    <w:rsid w:val="00DC35C7"/>
    <w:rsid w:val="00DC3765"/>
    <w:rsid w:val="00DC5DD3"/>
    <w:rsid w:val="00DC6020"/>
    <w:rsid w:val="00DC7211"/>
    <w:rsid w:val="00DC7521"/>
    <w:rsid w:val="00DD0806"/>
    <w:rsid w:val="00DD0D31"/>
    <w:rsid w:val="00DD0E08"/>
    <w:rsid w:val="00DD436A"/>
    <w:rsid w:val="00DD57FF"/>
    <w:rsid w:val="00DD7995"/>
    <w:rsid w:val="00DE2677"/>
    <w:rsid w:val="00DE7160"/>
    <w:rsid w:val="00DE7EAA"/>
    <w:rsid w:val="00DF3034"/>
    <w:rsid w:val="00DF641E"/>
    <w:rsid w:val="00DF6D9D"/>
    <w:rsid w:val="00E0003B"/>
    <w:rsid w:val="00E008F0"/>
    <w:rsid w:val="00E01943"/>
    <w:rsid w:val="00E029A4"/>
    <w:rsid w:val="00E04795"/>
    <w:rsid w:val="00E06C93"/>
    <w:rsid w:val="00E06C9E"/>
    <w:rsid w:val="00E11892"/>
    <w:rsid w:val="00E11A95"/>
    <w:rsid w:val="00E12025"/>
    <w:rsid w:val="00E16A75"/>
    <w:rsid w:val="00E225F7"/>
    <w:rsid w:val="00E23FD4"/>
    <w:rsid w:val="00E25A14"/>
    <w:rsid w:val="00E27FE5"/>
    <w:rsid w:val="00E3331D"/>
    <w:rsid w:val="00E33468"/>
    <w:rsid w:val="00E35496"/>
    <w:rsid w:val="00E36930"/>
    <w:rsid w:val="00E3716C"/>
    <w:rsid w:val="00E372F7"/>
    <w:rsid w:val="00E37F1F"/>
    <w:rsid w:val="00E400BA"/>
    <w:rsid w:val="00E40B5A"/>
    <w:rsid w:val="00E417E2"/>
    <w:rsid w:val="00E432FE"/>
    <w:rsid w:val="00E4366D"/>
    <w:rsid w:val="00E465C4"/>
    <w:rsid w:val="00E46923"/>
    <w:rsid w:val="00E47598"/>
    <w:rsid w:val="00E56536"/>
    <w:rsid w:val="00E57D1B"/>
    <w:rsid w:val="00E6119E"/>
    <w:rsid w:val="00E62A6A"/>
    <w:rsid w:val="00E630F3"/>
    <w:rsid w:val="00E6582C"/>
    <w:rsid w:val="00E71E1F"/>
    <w:rsid w:val="00E722D4"/>
    <w:rsid w:val="00E73EF0"/>
    <w:rsid w:val="00E743FB"/>
    <w:rsid w:val="00E74616"/>
    <w:rsid w:val="00E75DCA"/>
    <w:rsid w:val="00E82A76"/>
    <w:rsid w:val="00E84526"/>
    <w:rsid w:val="00E85CB2"/>
    <w:rsid w:val="00E865B2"/>
    <w:rsid w:val="00E866EE"/>
    <w:rsid w:val="00E86863"/>
    <w:rsid w:val="00E919D3"/>
    <w:rsid w:val="00E92FC9"/>
    <w:rsid w:val="00E93D9A"/>
    <w:rsid w:val="00EA02FD"/>
    <w:rsid w:val="00EA1E33"/>
    <w:rsid w:val="00EA2B71"/>
    <w:rsid w:val="00EA2C6E"/>
    <w:rsid w:val="00EA3A76"/>
    <w:rsid w:val="00EA4F4E"/>
    <w:rsid w:val="00EA61D8"/>
    <w:rsid w:val="00EA6DDA"/>
    <w:rsid w:val="00EA7922"/>
    <w:rsid w:val="00EB0279"/>
    <w:rsid w:val="00EB0542"/>
    <w:rsid w:val="00EB0AAB"/>
    <w:rsid w:val="00EC1F9C"/>
    <w:rsid w:val="00EC34EE"/>
    <w:rsid w:val="00EC43D8"/>
    <w:rsid w:val="00EC6BF8"/>
    <w:rsid w:val="00ED1BAF"/>
    <w:rsid w:val="00ED4977"/>
    <w:rsid w:val="00ED6739"/>
    <w:rsid w:val="00ED70E7"/>
    <w:rsid w:val="00EE02FE"/>
    <w:rsid w:val="00EE3CF5"/>
    <w:rsid w:val="00EE3F3B"/>
    <w:rsid w:val="00EE4E06"/>
    <w:rsid w:val="00EE56BC"/>
    <w:rsid w:val="00EF0671"/>
    <w:rsid w:val="00EF188F"/>
    <w:rsid w:val="00EF21C1"/>
    <w:rsid w:val="00EF261D"/>
    <w:rsid w:val="00EF2BBA"/>
    <w:rsid w:val="00EF3A01"/>
    <w:rsid w:val="00EF6A8C"/>
    <w:rsid w:val="00EF6B80"/>
    <w:rsid w:val="00EF6EB7"/>
    <w:rsid w:val="00EF77F8"/>
    <w:rsid w:val="00EF78F6"/>
    <w:rsid w:val="00F002FF"/>
    <w:rsid w:val="00F032F4"/>
    <w:rsid w:val="00F07AEE"/>
    <w:rsid w:val="00F1004F"/>
    <w:rsid w:val="00F1506C"/>
    <w:rsid w:val="00F15836"/>
    <w:rsid w:val="00F2180F"/>
    <w:rsid w:val="00F22337"/>
    <w:rsid w:val="00F24F4B"/>
    <w:rsid w:val="00F27F36"/>
    <w:rsid w:val="00F30811"/>
    <w:rsid w:val="00F31938"/>
    <w:rsid w:val="00F322FC"/>
    <w:rsid w:val="00F32A0F"/>
    <w:rsid w:val="00F32A78"/>
    <w:rsid w:val="00F33071"/>
    <w:rsid w:val="00F34216"/>
    <w:rsid w:val="00F34DED"/>
    <w:rsid w:val="00F35288"/>
    <w:rsid w:val="00F37AA0"/>
    <w:rsid w:val="00F4228E"/>
    <w:rsid w:val="00F43408"/>
    <w:rsid w:val="00F44398"/>
    <w:rsid w:val="00F45839"/>
    <w:rsid w:val="00F46D5F"/>
    <w:rsid w:val="00F47FE1"/>
    <w:rsid w:val="00F50B27"/>
    <w:rsid w:val="00F5112F"/>
    <w:rsid w:val="00F53304"/>
    <w:rsid w:val="00F53ACF"/>
    <w:rsid w:val="00F54F42"/>
    <w:rsid w:val="00F55004"/>
    <w:rsid w:val="00F60185"/>
    <w:rsid w:val="00F62AE0"/>
    <w:rsid w:val="00F6359E"/>
    <w:rsid w:val="00F700BA"/>
    <w:rsid w:val="00F7144A"/>
    <w:rsid w:val="00F719CB"/>
    <w:rsid w:val="00F732ED"/>
    <w:rsid w:val="00F74B75"/>
    <w:rsid w:val="00F766B0"/>
    <w:rsid w:val="00F76975"/>
    <w:rsid w:val="00F81113"/>
    <w:rsid w:val="00F82429"/>
    <w:rsid w:val="00F86335"/>
    <w:rsid w:val="00F867A3"/>
    <w:rsid w:val="00F9462D"/>
    <w:rsid w:val="00F94FD5"/>
    <w:rsid w:val="00F95368"/>
    <w:rsid w:val="00F96EEB"/>
    <w:rsid w:val="00FA0155"/>
    <w:rsid w:val="00FA0EE2"/>
    <w:rsid w:val="00FA21B9"/>
    <w:rsid w:val="00FA26DB"/>
    <w:rsid w:val="00FA4DDA"/>
    <w:rsid w:val="00FA5BB9"/>
    <w:rsid w:val="00FA71A9"/>
    <w:rsid w:val="00FB0591"/>
    <w:rsid w:val="00FB2153"/>
    <w:rsid w:val="00FB33E2"/>
    <w:rsid w:val="00FB5548"/>
    <w:rsid w:val="00FB5AAD"/>
    <w:rsid w:val="00FB7738"/>
    <w:rsid w:val="00FC2E63"/>
    <w:rsid w:val="00FC3CE0"/>
    <w:rsid w:val="00FC4C59"/>
    <w:rsid w:val="00FC58B1"/>
    <w:rsid w:val="00FC5D63"/>
    <w:rsid w:val="00FC6886"/>
    <w:rsid w:val="00FC6A1C"/>
    <w:rsid w:val="00FC6E43"/>
    <w:rsid w:val="00FD012F"/>
    <w:rsid w:val="00FD209E"/>
    <w:rsid w:val="00FD4675"/>
    <w:rsid w:val="00FD4970"/>
    <w:rsid w:val="00FD4E63"/>
    <w:rsid w:val="00FD5B42"/>
    <w:rsid w:val="00FD6A2A"/>
    <w:rsid w:val="00FD6E31"/>
    <w:rsid w:val="00FE3630"/>
    <w:rsid w:val="00FE394F"/>
    <w:rsid w:val="00FE76BE"/>
    <w:rsid w:val="00FF0B37"/>
    <w:rsid w:val="00FF2631"/>
    <w:rsid w:val="00FF2DAF"/>
    <w:rsid w:val="00FF35B1"/>
    <w:rsid w:val="00FF39D2"/>
    <w:rsid w:val="00FF4134"/>
    <w:rsid w:val="00FF5F53"/>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FA87A0"/>
  <w15:chartTrackingRefBased/>
  <w15:docId w15:val="{289F0831-5F9C-4F72-B780-31A30E429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HK"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55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1D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6482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D00EC"/>
    <w:pPr>
      <w:ind w:left="720"/>
      <w:contextualSpacing/>
    </w:pPr>
  </w:style>
  <w:style w:type="character" w:customStyle="1" w:styleId="Heading1Char">
    <w:name w:val="Heading 1 Char"/>
    <w:basedOn w:val="DefaultParagraphFont"/>
    <w:link w:val="Heading1"/>
    <w:uiPriority w:val="9"/>
    <w:rsid w:val="00C3555C"/>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80888"/>
    <w:rPr>
      <w:color w:val="0000FF"/>
      <w:u w:val="single"/>
    </w:rPr>
  </w:style>
  <w:style w:type="character" w:styleId="UnresolvedMention">
    <w:name w:val="Unresolved Mention"/>
    <w:basedOn w:val="DefaultParagraphFont"/>
    <w:uiPriority w:val="99"/>
    <w:semiHidden/>
    <w:unhideWhenUsed/>
    <w:rsid w:val="00C84D2E"/>
    <w:rPr>
      <w:color w:val="605E5C"/>
      <w:shd w:val="clear" w:color="auto" w:fill="E1DFDD"/>
    </w:rPr>
  </w:style>
  <w:style w:type="paragraph" w:styleId="BalloonText">
    <w:name w:val="Balloon Text"/>
    <w:basedOn w:val="Normal"/>
    <w:link w:val="BalloonTextChar"/>
    <w:uiPriority w:val="99"/>
    <w:semiHidden/>
    <w:unhideWhenUsed/>
    <w:rsid w:val="0088146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146B"/>
    <w:rPr>
      <w:rFonts w:ascii="Segoe UI" w:hAnsi="Segoe UI" w:cs="Segoe UI"/>
      <w:sz w:val="18"/>
      <w:szCs w:val="18"/>
    </w:rPr>
  </w:style>
  <w:style w:type="table" w:styleId="TableGrid">
    <w:name w:val="Table Grid"/>
    <w:basedOn w:val="TableNormal"/>
    <w:uiPriority w:val="39"/>
    <w:rsid w:val="00E565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61DFD"/>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24431E"/>
    <w:rPr>
      <w:color w:val="954F72" w:themeColor="followedHyperlink"/>
      <w:u w:val="single"/>
    </w:rPr>
  </w:style>
  <w:style w:type="paragraph" w:styleId="FootnoteText">
    <w:name w:val="footnote text"/>
    <w:basedOn w:val="Normal"/>
    <w:link w:val="FootnoteTextChar"/>
    <w:uiPriority w:val="99"/>
    <w:semiHidden/>
    <w:unhideWhenUsed/>
    <w:rsid w:val="0024431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4431E"/>
    <w:rPr>
      <w:sz w:val="20"/>
      <w:szCs w:val="20"/>
    </w:rPr>
  </w:style>
  <w:style w:type="character" w:styleId="FootnoteReference">
    <w:name w:val="footnote reference"/>
    <w:basedOn w:val="DefaultParagraphFont"/>
    <w:uiPriority w:val="99"/>
    <w:semiHidden/>
    <w:unhideWhenUsed/>
    <w:rsid w:val="0024431E"/>
    <w:rPr>
      <w:vertAlign w:val="superscript"/>
    </w:rPr>
  </w:style>
  <w:style w:type="character" w:styleId="EndnoteReference">
    <w:name w:val="endnote reference"/>
    <w:basedOn w:val="DefaultParagraphFont"/>
    <w:uiPriority w:val="99"/>
    <w:semiHidden/>
    <w:unhideWhenUsed/>
    <w:rsid w:val="00150CA4"/>
    <w:rPr>
      <w:vertAlign w:val="superscript"/>
    </w:rPr>
  </w:style>
  <w:style w:type="character" w:styleId="HTMLCode">
    <w:name w:val="HTML Code"/>
    <w:basedOn w:val="DefaultParagraphFont"/>
    <w:uiPriority w:val="99"/>
    <w:semiHidden/>
    <w:unhideWhenUsed/>
    <w:rsid w:val="00DD436A"/>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EF0671"/>
    <w:rPr>
      <w:sz w:val="16"/>
      <w:szCs w:val="16"/>
    </w:rPr>
  </w:style>
  <w:style w:type="paragraph" w:styleId="CommentText">
    <w:name w:val="annotation text"/>
    <w:basedOn w:val="Normal"/>
    <w:link w:val="CommentTextChar"/>
    <w:uiPriority w:val="99"/>
    <w:semiHidden/>
    <w:unhideWhenUsed/>
    <w:rsid w:val="00EF0671"/>
    <w:pPr>
      <w:spacing w:line="240" w:lineRule="auto"/>
    </w:pPr>
    <w:rPr>
      <w:sz w:val="20"/>
      <w:szCs w:val="20"/>
    </w:rPr>
  </w:style>
  <w:style w:type="character" w:customStyle="1" w:styleId="CommentTextChar">
    <w:name w:val="Comment Text Char"/>
    <w:basedOn w:val="DefaultParagraphFont"/>
    <w:link w:val="CommentText"/>
    <w:uiPriority w:val="99"/>
    <w:semiHidden/>
    <w:rsid w:val="00EF0671"/>
    <w:rPr>
      <w:sz w:val="20"/>
      <w:szCs w:val="20"/>
    </w:rPr>
  </w:style>
  <w:style w:type="paragraph" w:styleId="CommentSubject">
    <w:name w:val="annotation subject"/>
    <w:basedOn w:val="CommentText"/>
    <w:next w:val="CommentText"/>
    <w:link w:val="CommentSubjectChar"/>
    <w:uiPriority w:val="99"/>
    <w:semiHidden/>
    <w:unhideWhenUsed/>
    <w:rsid w:val="00EF0671"/>
    <w:rPr>
      <w:b/>
      <w:bCs/>
    </w:rPr>
  </w:style>
  <w:style w:type="character" w:customStyle="1" w:styleId="CommentSubjectChar">
    <w:name w:val="Comment Subject Char"/>
    <w:basedOn w:val="CommentTextChar"/>
    <w:link w:val="CommentSubject"/>
    <w:uiPriority w:val="99"/>
    <w:semiHidden/>
    <w:rsid w:val="00EF067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520901">
      <w:bodyDiv w:val="1"/>
      <w:marLeft w:val="0"/>
      <w:marRight w:val="0"/>
      <w:marTop w:val="0"/>
      <w:marBottom w:val="0"/>
      <w:divBdr>
        <w:top w:val="none" w:sz="0" w:space="0" w:color="auto"/>
        <w:left w:val="none" w:sz="0" w:space="0" w:color="auto"/>
        <w:bottom w:val="none" w:sz="0" w:space="0" w:color="auto"/>
        <w:right w:val="none" w:sz="0" w:space="0" w:color="auto"/>
      </w:divBdr>
    </w:div>
    <w:div w:id="228149478">
      <w:bodyDiv w:val="1"/>
      <w:marLeft w:val="0"/>
      <w:marRight w:val="0"/>
      <w:marTop w:val="0"/>
      <w:marBottom w:val="0"/>
      <w:divBdr>
        <w:top w:val="none" w:sz="0" w:space="0" w:color="auto"/>
        <w:left w:val="none" w:sz="0" w:space="0" w:color="auto"/>
        <w:bottom w:val="none" w:sz="0" w:space="0" w:color="auto"/>
        <w:right w:val="none" w:sz="0" w:space="0" w:color="auto"/>
      </w:divBdr>
    </w:div>
    <w:div w:id="329144842">
      <w:bodyDiv w:val="1"/>
      <w:marLeft w:val="0"/>
      <w:marRight w:val="0"/>
      <w:marTop w:val="0"/>
      <w:marBottom w:val="0"/>
      <w:divBdr>
        <w:top w:val="none" w:sz="0" w:space="0" w:color="auto"/>
        <w:left w:val="none" w:sz="0" w:space="0" w:color="auto"/>
        <w:bottom w:val="none" w:sz="0" w:space="0" w:color="auto"/>
        <w:right w:val="none" w:sz="0" w:space="0" w:color="auto"/>
      </w:divBdr>
    </w:div>
    <w:div w:id="345255908">
      <w:bodyDiv w:val="1"/>
      <w:marLeft w:val="0"/>
      <w:marRight w:val="0"/>
      <w:marTop w:val="0"/>
      <w:marBottom w:val="0"/>
      <w:divBdr>
        <w:top w:val="none" w:sz="0" w:space="0" w:color="auto"/>
        <w:left w:val="none" w:sz="0" w:space="0" w:color="auto"/>
        <w:bottom w:val="none" w:sz="0" w:space="0" w:color="auto"/>
        <w:right w:val="none" w:sz="0" w:space="0" w:color="auto"/>
      </w:divBdr>
    </w:div>
    <w:div w:id="370764553">
      <w:bodyDiv w:val="1"/>
      <w:marLeft w:val="0"/>
      <w:marRight w:val="0"/>
      <w:marTop w:val="0"/>
      <w:marBottom w:val="0"/>
      <w:divBdr>
        <w:top w:val="none" w:sz="0" w:space="0" w:color="auto"/>
        <w:left w:val="none" w:sz="0" w:space="0" w:color="auto"/>
        <w:bottom w:val="none" w:sz="0" w:space="0" w:color="auto"/>
        <w:right w:val="none" w:sz="0" w:space="0" w:color="auto"/>
      </w:divBdr>
    </w:div>
    <w:div w:id="466749759">
      <w:bodyDiv w:val="1"/>
      <w:marLeft w:val="0"/>
      <w:marRight w:val="0"/>
      <w:marTop w:val="0"/>
      <w:marBottom w:val="0"/>
      <w:divBdr>
        <w:top w:val="none" w:sz="0" w:space="0" w:color="auto"/>
        <w:left w:val="none" w:sz="0" w:space="0" w:color="auto"/>
        <w:bottom w:val="none" w:sz="0" w:space="0" w:color="auto"/>
        <w:right w:val="none" w:sz="0" w:space="0" w:color="auto"/>
      </w:divBdr>
    </w:div>
    <w:div w:id="602104175">
      <w:bodyDiv w:val="1"/>
      <w:marLeft w:val="0"/>
      <w:marRight w:val="0"/>
      <w:marTop w:val="0"/>
      <w:marBottom w:val="0"/>
      <w:divBdr>
        <w:top w:val="none" w:sz="0" w:space="0" w:color="auto"/>
        <w:left w:val="none" w:sz="0" w:space="0" w:color="auto"/>
        <w:bottom w:val="none" w:sz="0" w:space="0" w:color="auto"/>
        <w:right w:val="none" w:sz="0" w:space="0" w:color="auto"/>
      </w:divBdr>
    </w:div>
    <w:div w:id="854878567">
      <w:bodyDiv w:val="1"/>
      <w:marLeft w:val="0"/>
      <w:marRight w:val="0"/>
      <w:marTop w:val="0"/>
      <w:marBottom w:val="0"/>
      <w:divBdr>
        <w:top w:val="none" w:sz="0" w:space="0" w:color="auto"/>
        <w:left w:val="none" w:sz="0" w:space="0" w:color="auto"/>
        <w:bottom w:val="none" w:sz="0" w:space="0" w:color="auto"/>
        <w:right w:val="none" w:sz="0" w:space="0" w:color="auto"/>
      </w:divBdr>
    </w:div>
    <w:div w:id="918562920">
      <w:bodyDiv w:val="1"/>
      <w:marLeft w:val="0"/>
      <w:marRight w:val="0"/>
      <w:marTop w:val="0"/>
      <w:marBottom w:val="0"/>
      <w:divBdr>
        <w:top w:val="none" w:sz="0" w:space="0" w:color="auto"/>
        <w:left w:val="none" w:sz="0" w:space="0" w:color="auto"/>
        <w:bottom w:val="none" w:sz="0" w:space="0" w:color="auto"/>
        <w:right w:val="none" w:sz="0" w:space="0" w:color="auto"/>
      </w:divBdr>
    </w:div>
    <w:div w:id="1010958804">
      <w:bodyDiv w:val="1"/>
      <w:marLeft w:val="0"/>
      <w:marRight w:val="0"/>
      <w:marTop w:val="0"/>
      <w:marBottom w:val="0"/>
      <w:divBdr>
        <w:top w:val="none" w:sz="0" w:space="0" w:color="auto"/>
        <w:left w:val="none" w:sz="0" w:space="0" w:color="auto"/>
        <w:bottom w:val="none" w:sz="0" w:space="0" w:color="auto"/>
        <w:right w:val="none" w:sz="0" w:space="0" w:color="auto"/>
      </w:divBdr>
    </w:div>
    <w:div w:id="1050694183">
      <w:bodyDiv w:val="1"/>
      <w:marLeft w:val="0"/>
      <w:marRight w:val="0"/>
      <w:marTop w:val="0"/>
      <w:marBottom w:val="0"/>
      <w:divBdr>
        <w:top w:val="none" w:sz="0" w:space="0" w:color="auto"/>
        <w:left w:val="none" w:sz="0" w:space="0" w:color="auto"/>
        <w:bottom w:val="none" w:sz="0" w:space="0" w:color="auto"/>
        <w:right w:val="none" w:sz="0" w:space="0" w:color="auto"/>
      </w:divBdr>
    </w:div>
    <w:div w:id="1338458667">
      <w:bodyDiv w:val="1"/>
      <w:marLeft w:val="0"/>
      <w:marRight w:val="0"/>
      <w:marTop w:val="0"/>
      <w:marBottom w:val="0"/>
      <w:divBdr>
        <w:top w:val="none" w:sz="0" w:space="0" w:color="auto"/>
        <w:left w:val="none" w:sz="0" w:space="0" w:color="auto"/>
        <w:bottom w:val="none" w:sz="0" w:space="0" w:color="auto"/>
        <w:right w:val="none" w:sz="0" w:space="0" w:color="auto"/>
      </w:divBdr>
    </w:div>
    <w:div w:id="1378316497">
      <w:bodyDiv w:val="1"/>
      <w:marLeft w:val="0"/>
      <w:marRight w:val="0"/>
      <w:marTop w:val="0"/>
      <w:marBottom w:val="0"/>
      <w:divBdr>
        <w:top w:val="none" w:sz="0" w:space="0" w:color="auto"/>
        <w:left w:val="none" w:sz="0" w:space="0" w:color="auto"/>
        <w:bottom w:val="none" w:sz="0" w:space="0" w:color="auto"/>
        <w:right w:val="none" w:sz="0" w:space="0" w:color="auto"/>
      </w:divBdr>
    </w:div>
    <w:div w:id="1390955040">
      <w:bodyDiv w:val="1"/>
      <w:marLeft w:val="0"/>
      <w:marRight w:val="0"/>
      <w:marTop w:val="0"/>
      <w:marBottom w:val="0"/>
      <w:divBdr>
        <w:top w:val="none" w:sz="0" w:space="0" w:color="auto"/>
        <w:left w:val="none" w:sz="0" w:space="0" w:color="auto"/>
        <w:bottom w:val="none" w:sz="0" w:space="0" w:color="auto"/>
        <w:right w:val="none" w:sz="0" w:space="0" w:color="auto"/>
      </w:divBdr>
    </w:div>
    <w:div w:id="1533608894">
      <w:bodyDiv w:val="1"/>
      <w:marLeft w:val="0"/>
      <w:marRight w:val="0"/>
      <w:marTop w:val="0"/>
      <w:marBottom w:val="0"/>
      <w:divBdr>
        <w:top w:val="none" w:sz="0" w:space="0" w:color="auto"/>
        <w:left w:val="none" w:sz="0" w:space="0" w:color="auto"/>
        <w:bottom w:val="none" w:sz="0" w:space="0" w:color="auto"/>
        <w:right w:val="none" w:sz="0" w:space="0" w:color="auto"/>
      </w:divBdr>
    </w:div>
    <w:div w:id="1928028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jpe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9.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forge.autodesk.com/en/docs/model-derivative/v2/" TargetMode="External"/><Relationship Id="rId32" Type="http://schemas.openxmlformats.org/officeDocument/2006/relationships/fontTable" Target="fontTab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8.png"/><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5.jpe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hyperlink" Target="file:///C:\Users\vmone\AppData\Roaming\Microsoft\Word\forge.autodesk.com" TargetMode="External"/><Relationship Id="rId27" Type="http://schemas.openxmlformats.org/officeDocument/2006/relationships/image" Target="media/image11.jpeg"/><Relationship Id="rId30" Type="http://schemas.openxmlformats.org/officeDocument/2006/relationships/image" Target="media/image14.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0E9E1C940B70774DB3EA0A83BFC0BCF7" ma:contentTypeVersion="13" ma:contentTypeDescription="Create a new document." ma:contentTypeScope="" ma:versionID="f00a68009138069db2a8f7de383ca48a">
  <xsd:schema xmlns:xsd="http://www.w3.org/2001/XMLSchema" xmlns:xs="http://www.w3.org/2001/XMLSchema" xmlns:p="http://schemas.microsoft.com/office/2006/metadata/properties" xmlns:ns3="5be063d1-b34f-4c59-b93e-a886ada21d9f" xmlns:ns4="3fc29e43-4fe6-4286-b96e-2a13acbfb27a" targetNamespace="http://schemas.microsoft.com/office/2006/metadata/properties" ma:root="true" ma:fieldsID="8ebe9fbc49bd131d25412d05f17c027d" ns3:_="" ns4:_="">
    <xsd:import namespace="5be063d1-b34f-4c59-b93e-a886ada21d9f"/>
    <xsd:import namespace="3fc29e43-4fe6-4286-b96e-2a13acbfb27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e063d1-b34f-4c59-b93e-a886ada21d9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fc29e43-4fe6-4286-b96e-2a13acbfb27a"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AA0313B-DB2B-4389-AAF1-B8C54857AF1D}">
  <ds:schemaRefs>
    <ds:schemaRef ds:uri="http://schemas.microsoft.com/sharepoint/v3/contenttype/forms"/>
  </ds:schemaRefs>
</ds:datastoreItem>
</file>

<file path=customXml/itemProps2.xml><?xml version="1.0" encoding="utf-8"?>
<ds:datastoreItem xmlns:ds="http://schemas.openxmlformats.org/officeDocument/2006/customXml" ds:itemID="{3AB96711-8CA0-4869-BEB5-68E634BFF80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7247B05-6F0D-4B6C-9B6F-E753859A8E6E}">
  <ds:schemaRefs>
    <ds:schemaRef ds:uri="http://schemas.openxmlformats.org/officeDocument/2006/bibliography"/>
  </ds:schemaRefs>
</ds:datastoreItem>
</file>

<file path=customXml/itemProps4.xml><?xml version="1.0" encoding="utf-8"?>
<ds:datastoreItem xmlns:ds="http://schemas.openxmlformats.org/officeDocument/2006/customXml" ds:itemID="{150701C8-2F46-4E44-9F82-C131C5C58D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e063d1-b34f-4c59-b93e-a886ada21d9f"/>
    <ds:schemaRef ds:uri="3fc29e43-4fe6-4286-b96e-2a13acbfb2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34916</TotalTime>
  <Pages>30</Pages>
  <Words>14829</Words>
  <Characters>84531</Characters>
  <Application>Microsoft Office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Leung</dc:creator>
  <cp:keywords/>
  <dc:description/>
  <cp:lastModifiedBy>A. Leung</cp:lastModifiedBy>
  <cp:revision>289</cp:revision>
  <cp:lastPrinted>2020-08-07T01:34:00Z</cp:lastPrinted>
  <dcterms:created xsi:type="dcterms:W3CDTF">2020-06-29T04:42:00Z</dcterms:created>
  <dcterms:modified xsi:type="dcterms:W3CDTF">2020-08-10T14:22:00Z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0x0101000E9E1C940B70774DB3EA0A83BFC0BCF7</vt:lpwstr>
  </property>
  <property fmtid="{D5CDD505-2E9C-101B-9397-08002B2CF9AE}" pid="3" name="Mendeley Document_1">
    <vt:lpwstr>True</vt:lpwstr>
  </property>
  <property fmtid="{D5CDD505-2E9C-101B-9397-08002B2CF9AE}" pid="4" name="Mendeley Unique User Id_1">
    <vt:lpwstr>63ab2f40-99c0-379f-9452-39b4f8bbcfb7</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